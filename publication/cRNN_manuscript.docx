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4F7079" w14:textId="345F3CE8" w:rsidR="00BD2863" w:rsidRPr="00B75176" w:rsidRDefault="00DC7BE5" w:rsidP="00CF5309">
      <w:pPr>
        <w:pStyle w:val="Title"/>
      </w:pPr>
      <w:bookmarkStart w:id="0" w:name="_Hlk4514897"/>
      <w:r>
        <w:t xml:space="preserve">Direct </w:t>
      </w:r>
      <w:r w:rsidR="0034437C">
        <w:t xml:space="preserve">Steering </w:t>
      </w:r>
      <w:r w:rsidR="00EB2B0B">
        <w:t xml:space="preserve">of </w:t>
      </w:r>
      <w:r w:rsidR="003D24BE">
        <w:rPr>
          <w:i/>
        </w:rPr>
        <w:t xml:space="preserve">de novo </w:t>
      </w:r>
      <w:r w:rsidR="0034437C">
        <w:t>Molecular G</w:t>
      </w:r>
      <w:r w:rsidR="00EB2B0B">
        <w:t xml:space="preserve">eneration using </w:t>
      </w:r>
      <w:r w:rsidR="0034437C">
        <w:t>D</w:t>
      </w:r>
      <w:r w:rsidR="00EB2B0B">
        <w:t xml:space="preserve">escriptor </w:t>
      </w:r>
      <w:r w:rsidR="0034437C">
        <w:t>C</w:t>
      </w:r>
      <w:r w:rsidR="00EB2B0B">
        <w:t>ondition</w:t>
      </w:r>
      <w:r w:rsidR="00B83A62">
        <w:t>al</w:t>
      </w:r>
      <w:r w:rsidR="00EB2B0B">
        <w:t xml:space="preserve"> </w:t>
      </w:r>
      <w:r w:rsidR="0034437C">
        <w:t>R</w:t>
      </w:r>
      <w:r w:rsidR="00EB2B0B">
        <w:t xml:space="preserve">ecurrent </w:t>
      </w:r>
      <w:r w:rsidR="0034437C">
        <w:t>N</w:t>
      </w:r>
      <w:r w:rsidR="00EB2B0B">
        <w:t xml:space="preserve">eural </w:t>
      </w:r>
      <w:r w:rsidR="0034437C">
        <w:t>N</w:t>
      </w:r>
      <w:r w:rsidR="00EB2B0B">
        <w:t>etworks (cRNN</w:t>
      </w:r>
      <w:r w:rsidR="00347F82">
        <w:t>s</w:t>
      </w:r>
      <w:r w:rsidR="00EB2B0B">
        <w:t>)</w:t>
      </w:r>
    </w:p>
    <w:p w14:paraId="519AA474" w14:textId="77777777" w:rsidR="00BD2863" w:rsidRDefault="00BD2863" w:rsidP="00BD2863"/>
    <w:p w14:paraId="34A3CF75" w14:textId="3FDE29C5" w:rsidR="007B0F42" w:rsidRPr="00F15B70" w:rsidRDefault="00854098" w:rsidP="007B0F42">
      <w:pPr>
        <w:rPr>
          <w:sz w:val="22"/>
        </w:rPr>
      </w:pPr>
      <w:r w:rsidRPr="00F15B70">
        <w:rPr>
          <w:sz w:val="22"/>
        </w:rPr>
        <w:t>P</w:t>
      </w:r>
      <w:r w:rsidR="00731F90" w:rsidRPr="00F15B70">
        <w:rPr>
          <w:sz w:val="22"/>
        </w:rPr>
        <w:t>anagiotis-Christos Kotsias</w:t>
      </w:r>
      <w:r w:rsidR="00F15B70" w:rsidRPr="00F15B70">
        <w:rPr>
          <w:rFonts w:cstheme="minorHAnsi"/>
          <w:sz w:val="22"/>
          <w:vertAlign w:val="superscript"/>
        </w:rPr>
        <w:t>§</w:t>
      </w:r>
      <w:r w:rsidRPr="00F15B70">
        <w:rPr>
          <w:sz w:val="22"/>
        </w:rPr>
        <w:t>, J</w:t>
      </w:r>
      <w:r w:rsidR="00731F90" w:rsidRPr="00F15B70">
        <w:rPr>
          <w:sz w:val="22"/>
        </w:rPr>
        <w:t xml:space="preserve">osep </w:t>
      </w:r>
      <w:r w:rsidR="00B418B9" w:rsidRPr="00F15B70">
        <w:rPr>
          <w:sz w:val="22"/>
        </w:rPr>
        <w:t>Ar</w:t>
      </w:r>
      <w:r w:rsidR="00A84AB4" w:rsidRPr="00F15B70">
        <w:rPr>
          <w:rFonts w:ascii="Calibri" w:hAnsi="Calibri" w:cs="Calibri"/>
          <w:noProof/>
          <w:sz w:val="22"/>
          <w:szCs w:val="24"/>
        </w:rPr>
        <w:t>ú</w:t>
      </w:r>
      <w:r w:rsidR="00B418B9" w:rsidRPr="00F15B70">
        <w:rPr>
          <w:sz w:val="22"/>
        </w:rPr>
        <w:t>s-Pous</w:t>
      </w:r>
      <w:r w:rsidR="00F15B70" w:rsidRPr="00F15B70">
        <w:rPr>
          <w:rFonts w:cstheme="minorHAnsi"/>
          <w:sz w:val="22"/>
          <w:vertAlign w:val="superscript"/>
        </w:rPr>
        <w:t>§</w:t>
      </w:r>
      <w:r w:rsidR="00A047AF" w:rsidRPr="00A047AF">
        <w:rPr>
          <w:rFonts w:ascii="Cambria Math" w:hAnsi="Cambria Math" w:cs="Cambria Math"/>
          <w:sz w:val="22"/>
          <w:vertAlign w:val="superscript"/>
        </w:rPr>
        <w:t>⊥</w:t>
      </w:r>
      <w:r w:rsidRPr="00F15B70">
        <w:rPr>
          <w:sz w:val="22"/>
        </w:rPr>
        <w:t>, H</w:t>
      </w:r>
      <w:r w:rsidR="00731F90" w:rsidRPr="00F15B70">
        <w:rPr>
          <w:sz w:val="22"/>
        </w:rPr>
        <w:t>ongming Chen</w:t>
      </w:r>
      <w:r w:rsidR="00F15B70" w:rsidRPr="00F15B70">
        <w:rPr>
          <w:rFonts w:cstheme="minorHAnsi"/>
          <w:sz w:val="22"/>
          <w:vertAlign w:val="superscript"/>
        </w:rPr>
        <w:t>§</w:t>
      </w:r>
      <w:r w:rsidRPr="00F15B70">
        <w:rPr>
          <w:sz w:val="22"/>
        </w:rPr>
        <w:t xml:space="preserve">, </w:t>
      </w:r>
      <w:r w:rsidR="0085362F" w:rsidRPr="00F15B70">
        <w:rPr>
          <w:sz w:val="22"/>
        </w:rPr>
        <w:t>Ola Engkvist</w:t>
      </w:r>
      <w:r w:rsidR="0085362F" w:rsidRPr="00F15B70">
        <w:rPr>
          <w:rFonts w:cstheme="minorHAnsi"/>
          <w:sz w:val="22"/>
          <w:vertAlign w:val="superscript"/>
        </w:rPr>
        <w:t>§</w:t>
      </w:r>
      <w:r w:rsidR="0085362F">
        <w:rPr>
          <w:sz w:val="22"/>
        </w:rPr>
        <w:t xml:space="preserve">, </w:t>
      </w:r>
      <w:r w:rsidR="00731F90" w:rsidRPr="00F15B70">
        <w:rPr>
          <w:sz w:val="22"/>
        </w:rPr>
        <w:t>Christian Tyrchan</w:t>
      </w:r>
      <w:r w:rsidR="00AD6494" w:rsidRPr="00F15B70">
        <w:rPr>
          <w:rFonts w:ascii="Calibri" w:eastAsia="Calibri" w:hAnsi="Calibri" w:cs="Calibri"/>
          <w:sz w:val="20"/>
          <w:vertAlign w:val="superscript"/>
        </w:rPr>
        <w:t>¥</w:t>
      </w:r>
      <w:r w:rsidR="00731F90" w:rsidRPr="00F15B70">
        <w:rPr>
          <w:sz w:val="22"/>
        </w:rPr>
        <w:t>,</w:t>
      </w:r>
      <w:r w:rsidR="00A047AF">
        <w:rPr>
          <w:sz w:val="22"/>
        </w:rPr>
        <w:t xml:space="preserve"> </w:t>
      </w:r>
      <w:r w:rsidR="00347F82" w:rsidRPr="00F15B70">
        <w:rPr>
          <w:sz w:val="22"/>
        </w:rPr>
        <w:t>Esben Jannik Bjerrum</w:t>
      </w:r>
      <w:r w:rsidR="00347F82" w:rsidRPr="00F15B70">
        <w:rPr>
          <w:rFonts w:cstheme="minorHAnsi"/>
          <w:sz w:val="22"/>
          <w:vertAlign w:val="superscript"/>
        </w:rPr>
        <w:t>§</w:t>
      </w:r>
      <w:r w:rsidR="00C821B8">
        <w:rPr>
          <w:rFonts w:cstheme="minorHAnsi"/>
          <w:sz w:val="22"/>
          <w:vertAlign w:val="superscript"/>
        </w:rPr>
        <w:t>*</w:t>
      </w:r>
    </w:p>
    <w:p w14:paraId="0B5A82C4" w14:textId="27607FCB" w:rsidR="00DD7DEB" w:rsidRPr="00F15B70" w:rsidRDefault="00DD7DEB" w:rsidP="00364023">
      <w:pPr>
        <w:spacing w:line="240" w:lineRule="auto"/>
        <w:rPr>
          <w:rFonts w:cstheme="minorHAnsi"/>
          <w:sz w:val="22"/>
        </w:rPr>
      </w:pPr>
      <w:r w:rsidRPr="00F15B70">
        <w:rPr>
          <w:rFonts w:cstheme="minorHAnsi"/>
          <w:sz w:val="22"/>
        </w:rPr>
        <w:t xml:space="preserve">§ </w:t>
      </w:r>
      <w:r w:rsidR="00B73BF1">
        <w:rPr>
          <w:rFonts w:cstheme="minorHAnsi"/>
          <w:sz w:val="22"/>
        </w:rPr>
        <w:t xml:space="preserve">  </w:t>
      </w:r>
      <w:r w:rsidR="00B405B6">
        <w:rPr>
          <w:rFonts w:cstheme="minorHAnsi"/>
          <w:sz w:val="22"/>
        </w:rPr>
        <w:t>Hit Discovery</w:t>
      </w:r>
      <w:r w:rsidR="00AD6494" w:rsidRPr="00F15B70">
        <w:rPr>
          <w:rFonts w:cstheme="minorHAnsi"/>
          <w:sz w:val="22"/>
        </w:rPr>
        <w:t>, Discovery Sciences, Biopharmaceutical</w:t>
      </w:r>
      <w:r w:rsidR="00E51898">
        <w:rPr>
          <w:rFonts w:cstheme="minorHAnsi"/>
          <w:sz w:val="22"/>
        </w:rPr>
        <w:t>s</w:t>
      </w:r>
      <w:r w:rsidR="00AD6494" w:rsidRPr="00F15B70">
        <w:rPr>
          <w:rFonts w:cstheme="minorHAnsi"/>
          <w:sz w:val="22"/>
        </w:rPr>
        <w:t xml:space="preserve"> R&amp;D, AstraZeneca</w:t>
      </w:r>
      <w:r w:rsidR="00F15B70" w:rsidRPr="00F15B70">
        <w:rPr>
          <w:rFonts w:cstheme="minorHAnsi"/>
          <w:sz w:val="22"/>
        </w:rPr>
        <w:t>, Gothenburg, Sweden</w:t>
      </w:r>
    </w:p>
    <w:p w14:paraId="2A5742B7" w14:textId="68E54139" w:rsidR="00DD7DEB" w:rsidRPr="00364023" w:rsidRDefault="00CD10B7" w:rsidP="00364023">
      <w:pPr>
        <w:pStyle w:val="NormalWeb"/>
        <w:spacing w:before="0" w:beforeAutospacing="0" w:after="0" w:afterAutospacing="0" w:line="360" w:lineRule="auto"/>
        <w:rPr>
          <w:lang w:val="en-US"/>
        </w:rPr>
      </w:pPr>
      <w:r w:rsidRPr="00364023">
        <w:rPr>
          <w:rFonts w:eastAsia="Calibri"/>
          <w:lang w:val="en-US"/>
        </w:rPr>
        <w:t>¥</w:t>
      </w:r>
      <w:r w:rsidRPr="00364023">
        <w:rPr>
          <w:rFonts w:eastAsia="Calibri"/>
          <w:sz w:val="20"/>
          <w:vertAlign w:val="superscript"/>
          <w:lang w:val="en-US"/>
        </w:rPr>
        <w:t xml:space="preserve"> </w:t>
      </w:r>
      <w:r w:rsidR="00B73BF1" w:rsidRPr="00364023">
        <w:rPr>
          <w:rFonts w:eastAsia="Calibri"/>
          <w:sz w:val="20"/>
          <w:vertAlign w:val="superscript"/>
          <w:lang w:val="en-US"/>
        </w:rPr>
        <w:t xml:space="preserve">    </w:t>
      </w:r>
      <w:r w:rsidR="00DD7DEB" w:rsidRPr="00364023">
        <w:rPr>
          <w:rFonts w:cstheme="minorHAnsi"/>
          <w:lang w:val="en-US"/>
        </w:rPr>
        <w:t xml:space="preserve">Medicinal Chemistry, </w:t>
      </w:r>
      <w:r w:rsidR="00364023">
        <w:rPr>
          <w:lang w:val="en-US"/>
        </w:rPr>
        <w:t>Research and Early Development, Respiratory, Inflammation and Autoimmune (RIA), BioPharmaceuticals R&amp;D, AstraZeneca, Gothenburg, Sweden</w:t>
      </w:r>
    </w:p>
    <w:p w14:paraId="70A73215" w14:textId="729730EE" w:rsidR="00F15B70" w:rsidRDefault="00F15B70" w:rsidP="00364023">
      <w:pPr>
        <w:rPr>
          <w:rFonts w:cstheme="minorHAnsi"/>
          <w:sz w:val="22"/>
        </w:rPr>
      </w:pPr>
      <w:r w:rsidRPr="00F15B70">
        <w:rPr>
          <w:rFonts w:ascii="Cambria Math" w:hAnsi="Cambria Math" w:cs="Cambria Math"/>
          <w:sz w:val="22"/>
        </w:rPr>
        <w:t>⊥</w:t>
      </w:r>
      <w:r w:rsidR="00B73BF1">
        <w:rPr>
          <w:rFonts w:ascii="Cambria Math" w:hAnsi="Cambria Math" w:cs="Cambria Math"/>
          <w:sz w:val="22"/>
        </w:rPr>
        <w:t xml:space="preserve"> </w:t>
      </w:r>
      <w:r w:rsidRPr="00F15B70">
        <w:rPr>
          <w:rFonts w:cstheme="minorHAnsi"/>
          <w:sz w:val="22"/>
        </w:rPr>
        <w:t>Department of Chemistry and Biochemistry, University of Bern, Freiestrasse 3, 3012 Bern, Switzerland</w:t>
      </w:r>
      <w:bookmarkEnd w:id="0"/>
    </w:p>
    <w:p w14:paraId="2D3D199E" w14:textId="4F05E7E5" w:rsidR="00C821B8" w:rsidRPr="006726F7" w:rsidRDefault="006726F7" w:rsidP="006726F7">
      <w:pPr>
        <w:rPr>
          <w:rFonts w:cstheme="minorHAnsi"/>
          <w:sz w:val="22"/>
        </w:rPr>
      </w:pPr>
      <w:r>
        <w:rPr>
          <w:rFonts w:cstheme="minorHAnsi"/>
          <w:sz w:val="22"/>
        </w:rPr>
        <w:t xml:space="preserve">* </w:t>
      </w:r>
      <w:r w:rsidR="00B73BF1">
        <w:rPr>
          <w:rFonts w:cstheme="minorHAnsi"/>
          <w:sz w:val="22"/>
        </w:rPr>
        <w:t xml:space="preserve">  </w:t>
      </w:r>
      <w:r w:rsidR="00C821B8" w:rsidRPr="006726F7">
        <w:rPr>
          <w:rFonts w:cstheme="minorHAnsi"/>
          <w:sz w:val="22"/>
        </w:rPr>
        <w:t>Corresponding author: Esben.bjerrum@astrazeneca.com</w:t>
      </w:r>
    </w:p>
    <w:p w14:paraId="59393408" w14:textId="77777777" w:rsidR="00F15B70" w:rsidRPr="00F15B70" w:rsidRDefault="00F15B70" w:rsidP="00F15B70">
      <w:pPr>
        <w:rPr>
          <w:rFonts w:cstheme="minorHAnsi"/>
        </w:rPr>
      </w:pPr>
    </w:p>
    <w:p w14:paraId="028E0009" w14:textId="3A6249D8" w:rsidR="007B0F42" w:rsidRPr="00F67FE0" w:rsidRDefault="007B0F42" w:rsidP="007B0F42">
      <w:pPr>
        <w:pStyle w:val="Heading1"/>
      </w:pPr>
      <w:r>
        <w:rPr>
          <w:lang w:val="en-GB"/>
        </w:rPr>
        <w:t>Abstract</w:t>
      </w:r>
    </w:p>
    <w:p w14:paraId="09C8DFA8" w14:textId="6002D251" w:rsidR="00E73EA9" w:rsidRDefault="00662183" w:rsidP="00621629">
      <w:pPr>
        <w:rPr>
          <w:sz w:val="22"/>
          <w:lang w:val="en-GB"/>
        </w:rPr>
      </w:pPr>
      <w:r>
        <w:rPr>
          <w:sz w:val="22"/>
          <w:lang w:val="en-GB"/>
        </w:rPr>
        <w:t>Deep</w:t>
      </w:r>
      <w:r w:rsidR="003F0B00">
        <w:rPr>
          <w:sz w:val="22"/>
          <w:lang w:val="en-GB"/>
        </w:rPr>
        <w:t xml:space="preserve"> </w:t>
      </w:r>
      <w:r w:rsidR="00304AF0">
        <w:rPr>
          <w:sz w:val="22"/>
          <w:lang w:val="en-GB"/>
        </w:rPr>
        <w:t>learning has</w:t>
      </w:r>
      <w:r w:rsidR="00D73591" w:rsidRPr="00203D64">
        <w:rPr>
          <w:sz w:val="22"/>
          <w:lang w:val="en-GB"/>
        </w:rPr>
        <w:t xml:space="preserve"> acquired </w:t>
      </w:r>
      <w:r>
        <w:rPr>
          <w:sz w:val="22"/>
          <w:lang w:val="en-GB"/>
        </w:rPr>
        <w:t xml:space="preserve">considerable momentum </w:t>
      </w:r>
      <w:r w:rsidR="00D73591" w:rsidRPr="00203D64">
        <w:rPr>
          <w:sz w:val="22"/>
          <w:lang w:val="en-GB"/>
        </w:rPr>
        <w:t>over the past couple of years in the domain of de-novo drug design</w:t>
      </w:r>
      <w:r w:rsidR="00057E80">
        <w:rPr>
          <w:sz w:val="22"/>
          <w:lang w:val="en-GB"/>
        </w:rPr>
        <w:t xml:space="preserve">. </w:t>
      </w:r>
      <w:r w:rsidR="00621629">
        <w:rPr>
          <w:sz w:val="22"/>
          <w:lang w:val="en-GB"/>
        </w:rPr>
        <w:t xml:space="preserve">Particularly, transfer and reinforcement learning </w:t>
      </w:r>
      <w:r w:rsidR="000D6CE4">
        <w:rPr>
          <w:sz w:val="22"/>
          <w:lang w:val="en-GB"/>
        </w:rPr>
        <w:t xml:space="preserve">have </w:t>
      </w:r>
      <w:r w:rsidR="00621629">
        <w:rPr>
          <w:sz w:val="22"/>
          <w:lang w:val="en-GB"/>
        </w:rPr>
        <w:t>demonstrated the capability of steering the generative process towards chemical regions of interest.</w:t>
      </w:r>
      <w:r w:rsidR="00621629" w:rsidRPr="00203D64">
        <w:rPr>
          <w:sz w:val="22"/>
          <w:lang w:val="en-GB"/>
        </w:rPr>
        <w:t xml:space="preserve"> </w:t>
      </w:r>
      <w:r w:rsidR="00D73591" w:rsidRPr="00203D64">
        <w:rPr>
          <w:sz w:val="22"/>
          <w:lang w:val="en-GB"/>
        </w:rPr>
        <w:t xml:space="preserve">In this work, we propose a simple approach </w:t>
      </w:r>
      <w:r w:rsidR="00BE3359" w:rsidRPr="00203D64">
        <w:rPr>
          <w:sz w:val="22"/>
          <w:lang w:val="en-GB"/>
        </w:rPr>
        <w:t>to th</w:t>
      </w:r>
      <w:r w:rsidR="0043738C" w:rsidRPr="00203D64">
        <w:rPr>
          <w:sz w:val="22"/>
          <w:lang w:val="en-GB"/>
        </w:rPr>
        <w:t xml:space="preserve">e </w:t>
      </w:r>
      <w:r w:rsidR="00466E04" w:rsidRPr="00203D64">
        <w:rPr>
          <w:sz w:val="22"/>
          <w:lang w:val="en-GB"/>
        </w:rPr>
        <w:t>focused</w:t>
      </w:r>
      <w:r w:rsidR="0043738C" w:rsidRPr="00203D64">
        <w:rPr>
          <w:sz w:val="22"/>
          <w:lang w:val="en-GB"/>
        </w:rPr>
        <w:t xml:space="preserve"> generative</w:t>
      </w:r>
      <w:r w:rsidR="00BE3359" w:rsidRPr="00203D64">
        <w:rPr>
          <w:sz w:val="22"/>
          <w:lang w:val="en-GB"/>
        </w:rPr>
        <w:t xml:space="preserve"> task</w:t>
      </w:r>
      <w:r w:rsidR="00124269">
        <w:rPr>
          <w:sz w:val="22"/>
          <w:lang w:val="en-GB"/>
        </w:rPr>
        <w:t xml:space="preserve"> by constructing a </w:t>
      </w:r>
      <w:r w:rsidR="00C5645A">
        <w:rPr>
          <w:sz w:val="22"/>
          <w:lang w:val="en-GB"/>
        </w:rPr>
        <w:t>conditional recurrent neural network (cRNN)</w:t>
      </w:r>
      <w:r w:rsidR="007C2BE6">
        <w:rPr>
          <w:sz w:val="22"/>
          <w:lang w:val="en-GB"/>
        </w:rPr>
        <w:t>.</w:t>
      </w:r>
      <w:r w:rsidR="00664484">
        <w:rPr>
          <w:sz w:val="22"/>
          <w:lang w:val="en-GB"/>
        </w:rPr>
        <w:t xml:space="preserve"> </w:t>
      </w:r>
      <w:r w:rsidR="00D73591" w:rsidRPr="00203D64">
        <w:rPr>
          <w:sz w:val="22"/>
          <w:lang w:val="en-GB"/>
        </w:rPr>
        <w:t xml:space="preserve">For this </w:t>
      </w:r>
      <w:r w:rsidR="00BE3359" w:rsidRPr="00203D64">
        <w:rPr>
          <w:sz w:val="22"/>
          <w:lang w:val="en-GB"/>
        </w:rPr>
        <w:t>purpose,</w:t>
      </w:r>
      <w:r w:rsidR="00D73591" w:rsidRPr="00203D64">
        <w:rPr>
          <w:sz w:val="22"/>
          <w:lang w:val="en-GB"/>
        </w:rPr>
        <w:t xml:space="preserve"> we aggregate </w:t>
      </w:r>
      <w:r w:rsidR="0015673E">
        <w:rPr>
          <w:sz w:val="22"/>
          <w:lang w:val="en-GB"/>
        </w:rPr>
        <w:t>selected</w:t>
      </w:r>
      <w:r w:rsidR="00D73591" w:rsidRPr="00203D64">
        <w:rPr>
          <w:sz w:val="22"/>
          <w:lang w:val="en-GB"/>
        </w:rPr>
        <w:t xml:space="preserve"> molecular descriptors</w:t>
      </w:r>
      <w:r w:rsidR="00BF211C" w:rsidRPr="00203D64">
        <w:rPr>
          <w:sz w:val="22"/>
          <w:lang w:val="en-GB"/>
        </w:rPr>
        <w:t xml:space="preserve"> </w:t>
      </w:r>
      <w:r w:rsidR="00D73591" w:rsidRPr="00203D64">
        <w:rPr>
          <w:sz w:val="22"/>
          <w:lang w:val="en-GB"/>
        </w:rPr>
        <w:t xml:space="preserve">along with </w:t>
      </w:r>
      <w:r w:rsidR="00BF211C" w:rsidRPr="00203D64">
        <w:rPr>
          <w:sz w:val="22"/>
          <w:lang w:val="en-GB"/>
        </w:rPr>
        <w:t xml:space="preserve">a </w:t>
      </w:r>
      <w:r w:rsidR="00D73591" w:rsidRPr="00203D64">
        <w:rPr>
          <w:sz w:val="22"/>
          <w:lang w:val="en-GB"/>
        </w:rPr>
        <w:t>QSAR</w:t>
      </w:r>
      <w:r w:rsidR="00593B65" w:rsidRPr="00203D64">
        <w:rPr>
          <w:sz w:val="22"/>
          <w:lang w:val="en-GB"/>
        </w:rPr>
        <w:t>-based</w:t>
      </w:r>
      <w:r w:rsidR="00D73591" w:rsidRPr="00203D64">
        <w:rPr>
          <w:sz w:val="22"/>
          <w:lang w:val="en-GB"/>
        </w:rPr>
        <w:t xml:space="preserve"> bioac</w:t>
      </w:r>
      <w:r w:rsidR="00BF211C" w:rsidRPr="00203D64">
        <w:rPr>
          <w:sz w:val="22"/>
          <w:lang w:val="en-GB"/>
        </w:rPr>
        <w:t>tivity labe</w:t>
      </w:r>
      <w:r w:rsidR="00FB4BDF" w:rsidRPr="00203D64">
        <w:rPr>
          <w:sz w:val="22"/>
          <w:lang w:val="en-GB"/>
        </w:rPr>
        <w:t>l</w:t>
      </w:r>
      <w:r w:rsidR="00B14158">
        <w:rPr>
          <w:sz w:val="22"/>
          <w:lang w:val="en-GB"/>
        </w:rPr>
        <w:t xml:space="preserve"> and transform</w:t>
      </w:r>
      <w:r w:rsidR="00FB4BDF" w:rsidRPr="00203D64">
        <w:rPr>
          <w:sz w:val="22"/>
          <w:lang w:val="en-GB"/>
        </w:rPr>
        <w:t xml:space="preserve"> them into </w:t>
      </w:r>
      <w:r w:rsidR="00943127">
        <w:rPr>
          <w:sz w:val="22"/>
          <w:lang w:val="en-GB"/>
        </w:rPr>
        <w:t xml:space="preserve">initial </w:t>
      </w:r>
      <w:r w:rsidR="00FB4BDF" w:rsidRPr="00203D64">
        <w:rPr>
          <w:sz w:val="22"/>
          <w:lang w:val="en-GB"/>
        </w:rPr>
        <w:t xml:space="preserve">LSTM states </w:t>
      </w:r>
      <w:r w:rsidR="00943127">
        <w:rPr>
          <w:sz w:val="22"/>
          <w:lang w:val="en-GB"/>
        </w:rPr>
        <w:t xml:space="preserve">before starting </w:t>
      </w:r>
      <w:r w:rsidR="00D73591" w:rsidRPr="00203D64">
        <w:rPr>
          <w:sz w:val="22"/>
          <w:lang w:val="en-GB"/>
        </w:rPr>
        <w:t xml:space="preserve">the generation of SMILES strings that </w:t>
      </w:r>
      <w:r w:rsidR="00BE3359" w:rsidRPr="00203D64">
        <w:rPr>
          <w:sz w:val="22"/>
          <w:lang w:val="en-GB"/>
        </w:rPr>
        <w:t>are</w:t>
      </w:r>
      <w:r w:rsidR="00BF211C" w:rsidRPr="00203D64">
        <w:rPr>
          <w:sz w:val="22"/>
          <w:lang w:val="en-GB"/>
        </w:rPr>
        <w:t xml:space="preserve"> </w:t>
      </w:r>
      <w:r w:rsidR="00F15940">
        <w:rPr>
          <w:sz w:val="22"/>
          <w:lang w:val="en-GB"/>
        </w:rPr>
        <w:t>focused</w:t>
      </w:r>
      <w:r w:rsidR="00F15940" w:rsidRPr="00203D64">
        <w:rPr>
          <w:sz w:val="22"/>
          <w:lang w:val="en-GB"/>
        </w:rPr>
        <w:t xml:space="preserve"> </w:t>
      </w:r>
      <w:r w:rsidR="00BF211C" w:rsidRPr="00203D64">
        <w:rPr>
          <w:sz w:val="22"/>
          <w:lang w:val="en-GB"/>
        </w:rPr>
        <w:t xml:space="preserve">towards the </w:t>
      </w:r>
      <w:r w:rsidR="007153CF">
        <w:rPr>
          <w:sz w:val="22"/>
          <w:lang w:val="en-GB"/>
        </w:rPr>
        <w:t>aspired</w:t>
      </w:r>
      <w:r w:rsidR="00E66BB5">
        <w:rPr>
          <w:sz w:val="22"/>
          <w:lang w:val="en-GB"/>
        </w:rPr>
        <w:t xml:space="preserve"> </w:t>
      </w:r>
      <w:r w:rsidR="00BF211C" w:rsidRPr="00203D64">
        <w:rPr>
          <w:sz w:val="22"/>
          <w:lang w:val="en-GB"/>
        </w:rPr>
        <w:t>properties</w:t>
      </w:r>
      <w:r w:rsidR="00D73591" w:rsidRPr="00203D64">
        <w:rPr>
          <w:sz w:val="22"/>
          <w:lang w:val="en-GB"/>
        </w:rPr>
        <w:t xml:space="preserve">. </w:t>
      </w:r>
      <w:r w:rsidR="00E66BB5">
        <w:rPr>
          <w:sz w:val="22"/>
          <w:lang w:val="en-GB"/>
        </w:rPr>
        <w:t>W</w:t>
      </w:r>
      <w:r w:rsidR="003F3EC9" w:rsidRPr="00203D64">
        <w:rPr>
          <w:sz w:val="22"/>
          <w:lang w:val="en-GB"/>
        </w:rPr>
        <w:t xml:space="preserve">e </w:t>
      </w:r>
      <w:r w:rsidR="00E66BB5">
        <w:rPr>
          <w:sz w:val="22"/>
          <w:lang w:val="en-GB"/>
        </w:rPr>
        <w:t xml:space="preserve">thus </w:t>
      </w:r>
      <w:r w:rsidR="005B35AF">
        <w:rPr>
          <w:sz w:val="22"/>
          <w:lang w:val="en-GB"/>
        </w:rPr>
        <w:t>tackle</w:t>
      </w:r>
      <w:r w:rsidR="005B35AF" w:rsidRPr="00203D64">
        <w:rPr>
          <w:sz w:val="22"/>
          <w:lang w:val="en-GB"/>
        </w:rPr>
        <w:t xml:space="preserve"> </w:t>
      </w:r>
      <w:r w:rsidR="003F3EC9" w:rsidRPr="00203D64">
        <w:rPr>
          <w:sz w:val="22"/>
          <w:lang w:val="en-GB"/>
        </w:rPr>
        <w:t xml:space="preserve">the inverse QSAR problem </w:t>
      </w:r>
      <w:r w:rsidR="00E66BB5">
        <w:rPr>
          <w:sz w:val="22"/>
          <w:lang w:val="en-GB"/>
        </w:rPr>
        <w:t xml:space="preserve">directly </w:t>
      </w:r>
      <w:r w:rsidR="003C4A57">
        <w:rPr>
          <w:sz w:val="22"/>
          <w:lang w:val="en-GB"/>
        </w:rPr>
        <w:t>by</w:t>
      </w:r>
      <w:r w:rsidR="00120687">
        <w:rPr>
          <w:sz w:val="22"/>
          <w:lang w:val="en-GB"/>
        </w:rPr>
        <w:t xml:space="preserve"> </w:t>
      </w:r>
      <w:r w:rsidR="00604B0A">
        <w:rPr>
          <w:sz w:val="22"/>
          <w:lang w:val="en-GB"/>
        </w:rPr>
        <w:t xml:space="preserve">training on </w:t>
      </w:r>
      <w:r w:rsidR="00B92A17">
        <w:rPr>
          <w:sz w:val="22"/>
          <w:lang w:val="en-GB"/>
        </w:rPr>
        <w:t>molecular</w:t>
      </w:r>
      <w:r w:rsidR="00604B0A">
        <w:rPr>
          <w:sz w:val="22"/>
          <w:lang w:val="en-GB"/>
        </w:rPr>
        <w:t xml:space="preserve"> descriptors</w:t>
      </w:r>
      <w:r w:rsidR="003C4A57">
        <w:rPr>
          <w:sz w:val="22"/>
          <w:lang w:val="en-GB"/>
        </w:rPr>
        <w:t>,</w:t>
      </w:r>
      <w:r w:rsidR="003F3EC9" w:rsidRPr="00203D64">
        <w:rPr>
          <w:sz w:val="22"/>
          <w:lang w:val="en-GB"/>
        </w:rPr>
        <w:t xml:space="preserve"> instead of iteratively optimizing around a set of candidate </w:t>
      </w:r>
      <w:r w:rsidR="00120687">
        <w:rPr>
          <w:sz w:val="22"/>
          <w:lang w:val="en-GB"/>
        </w:rPr>
        <w:t>molecules</w:t>
      </w:r>
      <w:r w:rsidR="003F3EC9" w:rsidRPr="00203D64">
        <w:rPr>
          <w:sz w:val="22"/>
          <w:lang w:val="en-GB"/>
        </w:rPr>
        <w:t xml:space="preserve">. </w:t>
      </w:r>
      <w:r w:rsidR="0010169A">
        <w:rPr>
          <w:sz w:val="22"/>
          <w:lang w:val="en-GB"/>
        </w:rPr>
        <w:t xml:space="preserve">The trained </w:t>
      </w:r>
      <w:r w:rsidR="0015673E">
        <w:rPr>
          <w:sz w:val="22"/>
          <w:lang w:val="en-GB"/>
        </w:rPr>
        <w:t>cRNN</w:t>
      </w:r>
      <w:r w:rsidR="00AD65D7">
        <w:rPr>
          <w:sz w:val="22"/>
          <w:lang w:val="en-GB"/>
        </w:rPr>
        <w:t>s</w:t>
      </w:r>
      <w:r w:rsidR="0010169A">
        <w:rPr>
          <w:sz w:val="22"/>
          <w:lang w:val="en-GB"/>
        </w:rPr>
        <w:t xml:space="preserve"> </w:t>
      </w:r>
      <w:proofErr w:type="gramStart"/>
      <w:r w:rsidR="0015673E">
        <w:rPr>
          <w:sz w:val="22"/>
          <w:lang w:val="en-GB"/>
        </w:rPr>
        <w:t>are</w:t>
      </w:r>
      <w:r w:rsidR="0010169A">
        <w:rPr>
          <w:sz w:val="22"/>
          <w:lang w:val="en-GB"/>
        </w:rPr>
        <w:t xml:space="preserve"> able to</w:t>
      </w:r>
      <w:proofErr w:type="gramEnd"/>
      <w:r w:rsidR="0010169A">
        <w:rPr>
          <w:sz w:val="22"/>
          <w:lang w:val="en-GB"/>
        </w:rPr>
        <w:t xml:space="preserve"> generate molecules near multiple specified conditions</w:t>
      </w:r>
      <w:r w:rsidR="00E0525B">
        <w:rPr>
          <w:sz w:val="22"/>
          <w:lang w:val="en-GB"/>
        </w:rPr>
        <w:t xml:space="preserve">, while </w:t>
      </w:r>
      <w:r w:rsidR="00BC5A27">
        <w:rPr>
          <w:sz w:val="22"/>
          <w:lang w:val="en-GB"/>
        </w:rPr>
        <w:t>maintaining</w:t>
      </w:r>
      <w:r w:rsidR="00E0525B">
        <w:rPr>
          <w:sz w:val="22"/>
          <w:lang w:val="en-GB"/>
        </w:rPr>
        <w:t xml:space="preserve"> </w:t>
      </w:r>
      <w:r w:rsidR="00BC5A27">
        <w:rPr>
          <w:sz w:val="22"/>
          <w:lang w:val="en-GB"/>
        </w:rPr>
        <w:t>an output</w:t>
      </w:r>
      <w:r w:rsidR="009779F4">
        <w:rPr>
          <w:sz w:val="22"/>
          <w:lang w:val="en-GB"/>
        </w:rPr>
        <w:t xml:space="preserve"> that is more focused</w:t>
      </w:r>
      <w:r w:rsidR="00BC5A27">
        <w:rPr>
          <w:sz w:val="22"/>
          <w:lang w:val="en-GB"/>
        </w:rPr>
        <w:t xml:space="preserve"> </w:t>
      </w:r>
      <w:r w:rsidR="008A4C8A">
        <w:rPr>
          <w:sz w:val="22"/>
          <w:lang w:val="en-GB"/>
        </w:rPr>
        <w:t>than</w:t>
      </w:r>
      <w:r w:rsidR="00A03F77">
        <w:rPr>
          <w:sz w:val="22"/>
          <w:lang w:val="en-GB"/>
        </w:rPr>
        <w:t xml:space="preserve"> </w:t>
      </w:r>
      <w:r w:rsidR="00BC5A27">
        <w:rPr>
          <w:sz w:val="22"/>
          <w:lang w:val="en-GB"/>
        </w:rPr>
        <w:t>traditional RNNs</w:t>
      </w:r>
      <w:r w:rsidR="008A4C8A">
        <w:rPr>
          <w:sz w:val="22"/>
          <w:lang w:val="en-GB"/>
        </w:rPr>
        <w:t xml:space="preserve"> </w:t>
      </w:r>
      <w:r w:rsidR="00BC5A27">
        <w:rPr>
          <w:sz w:val="22"/>
          <w:lang w:val="en-GB"/>
        </w:rPr>
        <w:t>yet</w:t>
      </w:r>
      <w:r w:rsidR="008A4C8A">
        <w:rPr>
          <w:sz w:val="22"/>
          <w:lang w:val="en-GB"/>
        </w:rPr>
        <w:t xml:space="preserve"> less focused than autoencoders</w:t>
      </w:r>
      <w:r w:rsidR="0010169A">
        <w:rPr>
          <w:sz w:val="22"/>
          <w:lang w:val="en-GB"/>
        </w:rPr>
        <w:t>.</w:t>
      </w:r>
      <w:r w:rsidR="00317EE3">
        <w:rPr>
          <w:rStyle w:val="CommentReference"/>
        </w:rPr>
        <w:t xml:space="preserve"> </w:t>
      </w:r>
      <w:r w:rsidR="00317EE3" w:rsidRPr="00AD65D7">
        <w:rPr>
          <w:rStyle w:val="CommentReference"/>
          <w:sz w:val="22"/>
        </w:rPr>
        <w:t>The</w:t>
      </w:r>
      <w:r w:rsidR="003F3EC9" w:rsidRPr="00203D64">
        <w:rPr>
          <w:sz w:val="22"/>
          <w:lang w:val="en-GB"/>
        </w:rPr>
        <w:t xml:space="preserve"> method </w:t>
      </w:r>
      <w:r w:rsidR="00436526">
        <w:rPr>
          <w:sz w:val="22"/>
          <w:lang w:val="en-GB"/>
        </w:rPr>
        <w:t>shows promise for</w:t>
      </w:r>
      <w:r w:rsidR="003F3EC9" w:rsidRPr="00203D64">
        <w:rPr>
          <w:sz w:val="22"/>
          <w:lang w:val="en-GB"/>
        </w:rPr>
        <w:t xml:space="preserve"> applications in</w:t>
      </w:r>
      <w:r w:rsidR="00593B65" w:rsidRPr="00203D64">
        <w:rPr>
          <w:sz w:val="22"/>
          <w:lang w:val="en-GB"/>
        </w:rPr>
        <w:t xml:space="preserve"> both scaffold hoping and </w:t>
      </w:r>
      <w:r w:rsidR="00317EE3">
        <w:rPr>
          <w:sz w:val="22"/>
          <w:lang w:val="en-GB"/>
        </w:rPr>
        <w:t xml:space="preserve">ligand </w:t>
      </w:r>
      <w:r w:rsidR="00593B65" w:rsidRPr="00203D64">
        <w:rPr>
          <w:sz w:val="22"/>
          <w:lang w:val="en-GB"/>
        </w:rPr>
        <w:t xml:space="preserve">series </w:t>
      </w:r>
      <w:r w:rsidR="008E393E">
        <w:rPr>
          <w:sz w:val="22"/>
          <w:lang w:val="en-GB"/>
        </w:rPr>
        <w:t>generation</w:t>
      </w:r>
      <w:r w:rsidR="003F3EC9" w:rsidRPr="00203D64">
        <w:rPr>
          <w:sz w:val="22"/>
          <w:lang w:val="en-GB"/>
        </w:rPr>
        <w:t xml:space="preserve">, depending on </w:t>
      </w:r>
      <w:r w:rsidR="00AD65D7">
        <w:rPr>
          <w:sz w:val="22"/>
          <w:lang w:val="en-GB"/>
        </w:rPr>
        <w:t>whether</w:t>
      </w:r>
      <w:r w:rsidR="00C5645A">
        <w:rPr>
          <w:sz w:val="22"/>
          <w:lang w:val="en-GB"/>
        </w:rPr>
        <w:t xml:space="preserve"> the cRNN </w:t>
      </w:r>
      <w:r w:rsidR="009779F4">
        <w:rPr>
          <w:sz w:val="22"/>
          <w:lang w:val="en-GB"/>
        </w:rPr>
        <w:t>is</w:t>
      </w:r>
      <w:r w:rsidR="00C5645A">
        <w:rPr>
          <w:sz w:val="22"/>
          <w:lang w:val="en-GB"/>
        </w:rPr>
        <w:t xml:space="preserve"> </w:t>
      </w:r>
      <w:r w:rsidR="0015673E">
        <w:rPr>
          <w:sz w:val="22"/>
          <w:lang w:val="en-GB"/>
        </w:rPr>
        <w:t xml:space="preserve">trained on calculated </w:t>
      </w:r>
      <w:r w:rsidR="00917068">
        <w:rPr>
          <w:sz w:val="22"/>
          <w:lang w:val="en-GB"/>
        </w:rPr>
        <w:t xml:space="preserve">scalar </w:t>
      </w:r>
      <w:r w:rsidR="0015673E">
        <w:rPr>
          <w:sz w:val="22"/>
          <w:lang w:val="en-GB"/>
        </w:rPr>
        <w:t>molecular properties</w:t>
      </w:r>
      <w:r w:rsidR="00F84EEF">
        <w:rPr>
          <w:sz w:val="22"/>
          <w:lang w:val="en-GB"/>
        </w:rPr>
        <w:t xml:space="preserve"> or structural fingerprints</w:t>
      </w:r>
      <w:r w:rsidR="0015673E">
        <w:rPr>
          <w:sz w:val="22"/>
          <w:lang w:val="en-GB"/>
        </w:rPr>
        <w:t>.</w:t>
      </w:r>
      <w:r w:rsidR="003F3EC9" w:rsidRPr="00203D64">
        <w:rPr>
          <w:sz w:val="22"/>
          <w:lang w:val="en-GB"/>
        </w:rPr>
        <w:t xml:space="preserve"> </w:t>
      </w:r>
      <w:r w:rsidR="0015673E">
        <w:rPr>
          <w:sz w:val="22"/>
          <w:lang w:val="en-GB"/>
        </w:rPr>
        <w:t xml:space="preserve">This </w:t>
      </w:r>
      <w:r w:rsidR="00604B0A">
        <w:rPr>
          <w:sz w:val="22"/>
          <w:lang w:val="en-GB"/>
        </w:rPr>
        <w:t>also</w:t>
      </w:r>
      <w:r w:rsidR="00604B0A" w:rsidRPr="00203D64">
        <w:rPr>
          <w:sz w:val="22"/>
          <w:lang w:val="en-GB"/>
        </w:rPr>
        <w:t xml:space="preserve"> demonstrate</w:t>
      </w:r>
      <w:r w:rsidR="0015673E">
        <w:rPr>
          <w:sz w:val="22"/>
          <w:lang w:val="en-GB"/>
        </w:rPr>
        <w:t>s</w:t>
      </w:r>
      <w:r w:rsidR="00604B0A" w:rsidRPr="00203D64">
        <w:rPr>
          <w:sz w:val="22"/>
          <w:lang w:val="en-GB"/>
        </w:rPr>
        <w:t xml:space="preserve"> that fingerprint</w:t>
      </w:r>
      <w:r w:rsidR="007223BB">
        <w:rPr>
          <w:sz w:val="22"/>
          <w:lang w:val="en-GB"/>
        </w:rPr>
        <w:t>-</w:t>
      </w:r>
      <w:r w:rsidR="004E52FA">
        <w:rPr>
          <w:sz w:val="22"/>
          <w:lang w:val="en-GB"/>
        </w:rPr>
        <w:t>to</w:t>
      </w:r>
      <w:r w:rsidR="007223BB">
        <w:rPr>
          <w:sz w:val="22"/>
          <w:lang w:val="en-GB"/>
        </w:rPr>
        <w:t>-</w:t>
      </w:r>
      <w:r w:rsidR="004E52FA">
        <w:rPr>
          <w:sz w:val="22"/>
          <w:lang w:val="en-GB"/>
        </w:rPr>
        <w:t>molecule decoding</w:t>
      </w:r>
      <w:r w:rsidR="00604B0A" w:rsidRPr="00203D64">
        <w:rPr>
          <w:sz w:val="22"/>
          <w:lang w:val="en-GB"/>
        </w:rPr>
        <w:t xml:space="preserve"> is feasible, leading to </w:t>
      </w:r>
      <w:r w:rsidR="0041401A">
        <w:rPr>
          <w:sz w:val="22"/>
          <w:lang w:val="en-GB"/>
        </w:rPr>
        <w:t>molecules</w:t>
      </w:r>
      <w:r w:rsidR="00604B0A" w:rsidRPr="00203D64">
        <w:rPr>
          <w:sz w:val="22"/>
          <w:lang w:val="en-GB"/>
        </w:rPr>
        <w:t xml:space="preserve"> that </w:t>
      </w:r>
      <w:r w:rsidR="0041401A">
        <w:rPr>
          <w:sz w:val="22"/>
          <w:lang w:val="en-GB"/>
        </w:rPr>
        <w:t>are</w:t>
      </w:r>
      <w:r w:rsidR="00604B0A" w:rsidRPr="00203D64">
        <w:rPr>
          <w:sz w:val="22"/>
          <w:lang w:val="en-GB"/>
        </w:rPr>
        <w:t xml:space="preserve"> similar – if not identical – to the one</w:t>
      </w:r>
      <w:r w:rsidR="0041401A">
        <w:rPr>
          <w:sz w:val="22"/>
          <w:lang w:val="en-GB"/>
        </w:rPr>
        <w:t>s</w:t>
      </w:r>
      <w:r w:rsidR="00604B0A" w:rsidRPr="00203D64">
        <w:rPr>
          <w:sz w:val="22"/>
          <w:lang w:val="en-GB"/>
        </w:rPr>
        <w:t xml:space="preserve"> the </w:t>
      </w:r>
      <w:r w:rsidR="00064B24">
        <w:rPr>
          <w:sz w:val="22"/>
          <w:lang w:val="en-GB"/>
        </w:rPr>
        <w:t>fingerprints</w:t>
      </w:r>
      <w:r w:rsidR="00064B24" w:rsidRPr="00203D64">
        <w:rPr>
          <w:sz w:val="22"/>
          <w:lang w:val="en-GB"/>
        </w:rPr>
        <w:t xml:space="preserve"> </w:t>
      </w:r>
      <w:r w:rsidR="00604B0A" w:rsidRPr="00203D64">
        <w:rPr>
          <w:sz w:val="22"/>
          <w:lang w:val="en-GB"/>
        </w:rPr>
        <w:t xml:space="preserve">originated </w:t>
      </w:r>
      <w:r w:rsidR="00604B0A" w:rsidRPr="00203D64">
        <w:rPr>
          <w:sz w:val="22"/>
          <w:lang w:val="en-GB"/>
        </w:rPr>
        <w:lastRenderedPageBreak/>
        <w:t>from.</w:t>
      </w:r>
      <w:r w:rsidR="00604B0A">
        <w:rPr>
          <w:sz w:val="22"/>
          <w:lang w:val="en-GB"/>
        </w:rPr>
        <w:t xml:space="preserve"> </w:t>
      </w:r>
      <w:r w:rsidR="006F60BB">
        <w:rPr>
          <w:sz w:val="22"/>
          <w:lang w:val="en-GB"/>
        </w:rPr>
        <w:t>Additionally, t</w:t>
      </w:r>
      <w:r w:rsidR="00194CE1">
        <w:rPr>
          <w:sz w:val="22"/>
          <w:lang w:val="en-GB"/>
        </w:rPr>
        <w:t xml:space="preserve">he cRNN </w:t>
      </w:r>
      <w:proofErr w:type="gramStart"/>
      <w:r w:rsidR="007153CF">
        <w:rPr>
          <w:sz w:val="22"/>
          <w:lang w:val="en-GB"/>
        </w:rPr>
        <w:t>is able</w:t>
      </w:r>
      <w:r w:rsidR="00194CE1">
        <w:rPr>
          <w:sz w:val="22"/>
          <w:lang w:val="en-GB"/>
        </w:rPr>
        <w:t xml:space="preserve"> to</w:t>
      </w:r>
      <w:proofErr w:type="gramEnd"/>
      <w:r w:rsidR="00194CE1">
        <w:rPr>
          <w:sz w:val="22"/>
          <w:lang w:val="en-GB"/>
        </w:rPr>
        <w:t xml:space="preserve"> generate a larger fraction of predicted active compounds against th</w:t>
      </w:r>
      <w:r w:rsidR="00A12A59">
        <w:rPr>
          <w:sz w:val="22"/>
          <w:lang w:val="en-GB"/>
        </w:rPr>
        <w:t xml:space="preserve">e DRD2 receptor </w:t>
      </w:r>
      <w:r w:rsidR="005E6797">
        <w:rPr>
          <w:sz w:val="22"/>
          <w:lang w:val="en-GB"/>
        </w:rPr>
        <w:t>when compared to</w:t>
      </w:r>
      <w:r w:rsidR="00A12A59">
        <w:rPr>
          <w:sz w:val="22"/>
          <w:lang w:val="en-GB"/>
        </w:rPr>
        <w:t xml:space="preserve"> an RNN trained with </w:t>
      </w:r>
      <w:r w:rsidR="005E6797">
        <w:rPr>
          <w:sz w:val="22"/>
          <w:lang w:val="en-GB"/>
        </w:rPr>
        <w:t xml:space="preserve">the </w:t>
      </w:r>
      <w:r w:rsidR="00EF461E">
        <w:rPr>
          <w:sz w:val="22"/>
          <w:lang w:val="en-GB"/>
        </w:rPr>
        <w:t>transfer learning</w:t>
      </w:r>
      <w:r w:rsidR="005E6797">
        <w:rPr>
          <w:sz w:val="22"/>
          <w:lang w:val="en-GB"/>
        </w:rPr>
        <w:t xml:space="preserve"> model</w:t>
      </w:r>
      <w:r w:rsidR="00EF461E">
        <w:rPr>
          <w:sz w:val="22"/>
          <w:lang w:val="en-GB"/>
        </w:rPr>
        <w:t xml:space="preserve">. </w:t>
      </w:r>
    </w:p>
    <w:p w14:paraId="674B4A7C" w14:textId="77777777" w:rsidR="00072908" w:rsidRPr="00E73EA9" w:rsidRDefault="00072908" w:rsidP="00621629">
      <w:pPr>
        <w:rPr>
          <w:sz w:val="22"/>
          <w:lang w:val="en-GB"/>
        </w:rPr>
      </w:pPr>
    </w:p>
    <w:p w14:paraId="494527B3" w14:textId="34E71E89" w:rsidR="007B0F42" w:rsidRPr="00981FED" w:rsidRDefault="007B0F42" w:rsidP="007B0F42">
      <w:pPr>
        <w:pStyle w:val="Heading1"/>
      </w:pPr>
      <w:r w:rsidRPr="00BE79D0">
        <w:rPr>
          <w:lang w:val="en-GB"/>
        </w:rPr>
        <w:t>Introduction</w:t>
      </w:r>
    </w:p>
    <w:p w14:paraId="7A57B784" w14:textId="105FE43B" w:rsidR="006E7E41" w:rsidRDefault="003F0B00" w:rsidP="00757744">
      <w:pPr>
        <w:rPr>
          <w:sz w:val="22"/>
        </w:rPr>
      </w:pPr>
      <w:r w:rsidRPr="00203D64">
        <w:rPr>
          <w:sz w:val="22"/>
          <w:lang w:val="en-GB"/>
        </w:rPr>
        <w:t xml:space="preserve">The </w:t>
      </w:r>
      <w:r w:rsidR="00B739B3">
        <w:rPr>
          <w:sz w:val="22"/>
          <w:lang w:val="en-GB"/>
        </w:rPr>
        <w:t xml:space="preserve">disruptive </w:t>
      </w:r>
      <w:r w:rsidR="00F85062">
        <w:rPr>
          <w:sz w:val="22"/>
          <w:lang w:val="en-GB"/>
        </w:rPr>
        <w:t>impact</w:t>
      </w:r>
      <w:r w:rsidRPr="00203D64">
        <w:rPr>
          <w:sz w:val="22"/>
          <w:lang w:val="en-GB"/>
        </w:rPr>
        <w:t xml:space="preserve"> </w:t>
      </w:r>
      <w:r>
        <w:rPr>
          <w:sz w:val="22"/>
          <w:lang w:val="en-GB"/>
        </w:rPr>
        <w:t xml:space="preserve">deep </w:t>
      </w:r>
      <w:r w:rsidRPr="00203D64">
        <w:rPr>
          <w:sz w:val="22"/>
          <w:lang w:val="en-GB"/>
        </w:rPr>
        <w:t xml:space="preserve">generative models have </w:t>
      </w:r>
      <w:r w:rsidR="00751A97">
        <w:rPr>
          <w:sz w:val="22"/>
          <w:lang w:val="en-GB"/>
        </w:rPr>
        <w:t>delivered</w:t>
      </w:r>
      <w:r w:rsidRPr="00203D64">
        <w:rPr>
          <w:sz w:val="22"/>
          <w:lang w:val="en-GB"/>
        </w:rPr>
        <w:t xml:space="preserve"> over the past couple of years in the domain of de-novo drug design is </w:t>
      </w:r>
      <w:r w:rsidR="00B739B3">
        <w:rPr>
          <w:sz w:val="22"/>
          <w:lang w:val="en-GB"/>
        </w:rPr>
        <w:t>profound</w:t>
      </w:r>
      <w:r w:rsidR="00E37AF6">
        <w:rPr>
          <w:sz w:val="22"/>
          <w:lang w:val="en-GB"/>
        </w:rPr>
        <w:t>,</w:t>
      </w:r>
      <w:r>
        <w:rPr>
          <w:sz w:val="22"/>
          <w:lang w:val="en-GB"/>
        </w:rPr>
        <w:t xml:space="preserve"> due to offering the capability of </w:t>
      </w:r>
      <w:r w:rsidR="00EA6F82">
        <w:rPr>
          <w:sz w:val="22"/>
          <w:lang w:val="en-GB"/>
        </w:rPr>
        <w:t>directing</w:t>
      </w:r>
      <w:r>
        <w:rPr>
          <w:sz w:val="22"/>
          <w:lang w:val="en-GB"/>
        </w:rPr>
        <w:t xml:space="preserve"> the generative process towards chemical regions of interest</w:t>
      </w:r>
      <w:r w:rsidR="00E37AF6">
        <w:rPr>
          <w:sz w:val="22"/>
          <w:lang w:val="en-GB"/>
        </w:rPr>
        <w:t xml:space="preserve"> </w:t>
      </w:r>
      <w:r w:rsidR="001060A6">
        <w:rPr>
          <w:rStyle w:val="FootnoteReference"/>
          <w:sz w:val="22"/>
          <w:lang w:val="en-GB"/>
        </w:rPr>
        <w:fldChar w:fldCharType="begin" w:fldLock="1"/>
      </w:r>
      <w:r w:rsidR="00CB622F">
        <w:rPr>
          <w:sz w:val="22"/>
          <w:lang w:val="en-GB"/>
        </w:rPr>
        <w:instrText>ADDIN CSL_CITATION {"citationItems":[{"id":"ITEM-1","itemData":{"DOI":"10.4155/fmc-2018-0358","ISSN":"17568927","abstract":"De novo drug design aims to generate novel chemical compounds with desirable chemical and pharmacological properties from scratch using computer-based methods. Recently, deep generative neural networks have become a very active research frontier in de novo drug discovery, both in theoretical and in experimental evidence, shedding light on a promising new direction of automatic molecular generation and optimization. In this review, we discussed recent development of deep learning models for molecular generation and summarized them as four different generative architectures with four different optimization strategies. We also discussed future directions of deep generative models for de novo drug design. Keywords: automatic molecular generation • deep generative neural networks • de novo drug design • molecular optimization Computational de novo molecular design is, in theory, an important branch of drug design besides virtual screening and has made great contributions to drug discovery [1]. Many traditional structure-based de novo drug design methods, including our LigBuilder methods [2,3], have been developed in the past two to three decades to generate novel molecule entities with desired chemical and pharmacological properties from scratch. These methods were well introduced in some recent reviews [4,5]. Recently, deep generative models have been widely used and shown extraordinary results in various aspects, from realistic musical improvisation [6], to changing facial expressions in images [7], to creating realistic looking artworks [8], to translating between source images and target images [9-11]. The generative models have the state-of-the-art performance in representing and generating data in continuous domains. For more complex and discrete data type, such as arithmetic expressions [12], source code [13] and chemical molecules [14,15], there has been an increasing interest in developing generative models for generating realistic and valid data. Progress in the development of deep generative models has spawned a range of promising proposals to address the issue of molecule generation, shedding light on a promising new direction of de novo drug design. Simplified molecular input line entry specification (SMILES) [16] representation of chemical compounds, a string-based representation derived from molecular graphs, was popularly used in this area. Recurrent neural networks (RNNs) [17] are ideal candidates for these representations and consequently, …","author":[{"dropping-particle":"","family":"Xu","given":"Youjun","non-dropping-particle":"","parse-names":false,"suffix":""},{"dropping-particle":"","family":"Lin","given":"Kangjie","non-dropping-particle":"","parse-names":false,"suffix":""},{"dropping-particle":"","family":"Wang","given":"Shiwei","non-dropping-particle":"","parse-names":false,"suffix":""},{"dropping-particle":"","family":"Wang","given":"Lei","non-dropping-particle":"","parse-names":false,"suffix":""},{"dropping-particle":"","family":"Cai","given":"Chenjing","non-dropping-particle":"","parse-names":false,"suffix":""},{"dropping-particle":"","family":"Song","given":"Chen","non-dropping-particle":"","parse-names":false,"suffix":""},{"dropping-particle":"","family":"Lai","given":"Luhua","non-dropping-particle":"","parse-names":false,"suffix":""},{"dropping-particle":"","family":"Pei","given":"Jianfeng","non-dropping-particle":"","parse-names":false,"suffix":""}],"container-title":"Future Medicinal Chemistry","id":"ITEM-1","issue":"6","issued":{"date-parts":[["2019"]]},"page":"567-597","title":"Deep learning for molecular generation","type":"article-journal","volume":"11"},"uris":["http://www.mendeley.com/documents/?uuid=0c085b75-6276-42ed-ac4c-fd442da73b59"]},{"id":"ITEM-2","itemData":{"DOI":"10.1039/c9me00039a","abstract":"We review a recent groundswell of work which uses deep learning techniques to generate and optimize molecules.In the space of only a few years, deep generative modeling has revolutionized how we think of artificial creativity, yielding autonomous systems which produce original images, music, and text. Inspired by these successes, researchers are now applying deep generative modeling techniques to the generation and optimization of molecules—in our review we found 45 papers on the subject published in the past two years. These works point to a future where such systems will be used to generate lead molecules, greatly reducing resources spent downstream synthesizing and characterizing bad leads in the lab. In this review we survey the increasingly complex landscape of models and representation schemes that have been proposed. The four classes of techniques we describe are recursive neural networks, autoencoders, generative adversarial networks, and reinforcement learning. After first discussing some of the mathematical fundamentals of each technique, we draw high level connections and comparisons with other techniques and expose the pros and cons of each. Several important high level themes emerge as a result of this work, including the shift away from the SMILES string representation of molecules towards more sophisticated representations such as graph grammars and 3D representations, the importance of reward function design, the need for better standards for benchmarking and testing, and the benefits of adversarial training and reinforcement learning over maximum likelihood based training.","author":[{"dropping-particle":"","family":"Elton","given":"Daniel C.","non-dropping-particle":"","parse-names":false,"suffix":""},{"dropping-particle":"","family":"Boukouvalas","given":"Zois","non-dropping-particle":"","parse-names":false,"suffix":""},{"dropping-particle":"","family":"Fuge","given":"Mark D.","non-dropping-particle":"","parse-names":false,"suffix":""},{"dropping-particle":"","family":"Chung","given":"Peter W.","non-dropping-particle":"","parse-names":false,"suffix":""}],"container-title":"Molecular Systems Design &amp; Engineering","id":"ITEM-2","issued":{"date-parts":[["2019"]]},"title":"Deep learning for molecular design—a review of the state of the art","type":"article-journal"},"uris":["http://www.mendeley.com/documents/?uuid=aa1342d9-14a3-43d9-a47a-ade6aeeccac2"]},{"id":"ITEM-3","itemData":{"DOI":"10.1038/s41573-019-0024-5","ISBN":"4157301900","ISSN":"14741784","abstract":"Drug discovery and development pipelines are long, complex and depend on numerous factors. Machine learning (ML) approaches provide a set of tools that can improve discovery and decision making for well-specified questions with abundant, high-quality data. Opportunities to apply ML occur in all stages of drug discovery. Examples include target validation, identification of prognostic biomarkers and analysis of digital pathology data in clinical trials. Applications have ranged in context and methodology, with some approaches yielding accurate predictions and insights. The challenges of applying ML lie primarily with the lack of interpretability and repeatability of ML-generated results, which may limit their application. In all areas, systematic and comprehensive high-dimensional data still need to be generated. With ongoing efforts to tackle these issues, as well as increasing awareness of the factors needed to validate ML approaches, the application of ML can promote data-driven decision making and has the potential to speed up the process and reduce failure rates in drug discovery and development.","author":[{"dropping-particle":"","family":"Vamathevan","given":"Jessica","non-dropping-particle":"","parse-names":false,"suffix":""},{"dropping-particle":"","family":"Clark","given":"Dominic","non-dropping-particle":"","parse-names":false,"suffix":""},{"dropping-particle":"","family":"Czodrowski","given":"Paul","non-dropping-particle":"","parse-names":false,"suffix":""},{"dropping-particle":"","family":"Dunham","given":"Ian","non-dropping-particle":"","parse-names":false,"suffix":""},{"dropping-particle":"","family":"Ferran","given":"Edgardo","non-dropping-particle":"","parse-names":false,"suffix":""},{"dropping-particle":"","family":"Lee","given":"George","non-dropping-particle":"","parse-names":false,"suffix":""},{"dropping-particle":"","family":"Li","given":"Bin","non-dropping-particle":"","parse-names":false,"suffix":""},{"dropping-particle":"","family":"Madabhushi","given":"Anant","non-dropping-particle":"","parse-names":false,"suffix":""},{"dropping-particle":"","family":"Shah","given":"Parantu","non-dropping-particle":"","parse-names":false,"suffix":""},{"dropping-particle":"","family":"Spitzer","given":"Michaela","non-dropping-particle":"","parse-names":false,"suffix":""},{"dropping-particle":"","family":"Zhao","given":"Shanrong","non-dropping-particle":"","parse-names":false,"suffix":""}],"container-title":"Nature Reviews Drug Discovery","id":"ITEM-3","issue":"6","issued":{"date-parts":[["2019"]]},"page":"463-477","publisher":"Springer US","title":"Applications of machine learning in drug discovery and development","type":"article-journal","volume":"18"},"uris":["http://www.mendeley.com/documents/?uuid=5ae2c05b-5dad-40aa-af42-e47e1df76274"]}],"mendeley":{"formattedCitation":"[1–3]","plainTextFormattedCitation":"[1–3]","previouslyFormattedCitation":"[1–3]"},"properties":{"noteIndex":0},"schema":"https://github.com/citation-style-language/schema/raw/master/csl-citation.json"}</w:instrText>
      </w:r>
      <w:r w:rsidR="001060A6">
        <w:rPr>
          <w:rStyle w:val="FootnoteReference"/>
          <w:sz w:val="22"/>
          <w:lang w:val="en-GB"/>
        </w:rPr>
        <w:fldChar w:fldCharType="separate"/>
      </w:r>
      <w:r w:rsidR="00750098" w:rsidRPr="00750098">
        <w:rPr>
          <w:bCs/>
          <w:noProof/>
          <w:sz w:val="22"/>
        </w:rPr>
        <w:t>[1–3]</w:t>
      </w:r>
      <w:r w:rsidR="001060A6">
        <w:rPr>
          <w:rStyle w:val="FootnoteReference"/>
          <w:sz w:val="22"/>
          <w:lang w:val="en-GB"/>
        </w:rPr>
        <w:fldChar w:fldCharType="end"/>
      </w:r>
      <w:r>
        <w:rPr>
          <w:sz w:val="22"/>
          <w:lang w:val="en-GB"/>
        </w:rPr>
        <w:t>.</w:t>
      </w:r>
      <w:r w:rsidR="00253502">
        <w:rPr>
          <w:sz w:val="22"/>
          <w:lang w:val="en-GB"/>
        </w:rPr>
        <w:t xml:space="preserve"> </w:t>
      </w:r>
      <w:r w:rsidR="006E7E41">
        <w:rPr>
          <w:sz w:val="22"/>
          <w:lang w:val="en-GB"/>
        </w:rPr>
        <w:t>Specifically</w:t>
      </w:r>
      <w:r w:rsidR="00764A54">
        <w:rPr>
          <w:sz w:val="22"/>
          <w:lang w:val="en-GB"/>
        </w:rPr>
        <w:t>, deep</w:t>
      </w:r>
      <w:r w:rsidR="006B0CE7">
        <w:rPr>
          <w:sz w:val="22"/>
          <w:lang w:val="en-GB"/>
        </w:rPr>
        <w:t xml:space="preserve"> learning has found applications in biological tasks such as bioactivity and synthesis prediction, image processing</w:t>
      </w:r>
      <w:r w:rsidR="00672925">
        <w:rPr>
          <w:sz w:val="22"/>
        </w:rPr>
        <w:t xml:space="preserve"> and </w:t>
      </w:r>
      <w:r w:rsidR="00672925" w:rsidRPr="00672925">
        <w:rPr>
          <w:i/>
          <w:sz w:val="22"/>
        </w:rPr>
        <w:t>de novo</w:t>
      </w:r>
      <w:r w:rsidR="00672925">
        <w:rPr>
          <w:i/>
          <w:sz w:val="22"/>
        </w:rPr>
        <w:t xml:space="preserve"> </w:t>
      </w:r>
      <w:r w:rsidR="00672925">
        <w:rPr>
          <w:sz w:val="22"/>
        </w:rPr>
        <w:t xml:space="preserve">design of </w:t>
      </w:r>
      <w:r w:rsidR="00764A54">
        <w:rPr>
          <w:sz w:val="22"/>
        </w:rPr>
        <w:t xml:space="preserve">novel </w:t>
      </w:r>
      <w:r w:rsidR="00672925">
        <w:rPr>
          <w:sz w:val="22"/>
        </w:rPr>
        <w:t xml:space="preserve">molecules </w:t>
      </w:r>
      <w:r w:rsidR="00672925">
        <w:rPr>
          <w:sz w:val="22"/>
        </w:rPr>
        <w:fldChar w:fldCharType="begin" w:fldLock="1"/>
      </w:r>
      <w:r w:rsidR="0058579E">
        <w:rPr>
          <w:sz w:val="22"/>
        </w:rPr>
        <w:instrText>ADDIN CSL_CITATION {"citationItems":[{"id":"ITEM-1","itemData":{"DOI":"10.1016/j.drudis.2018.01.039","ISSN":"18785832","abstract":"Over the past decade, deep learning has achieved remarkable success in various artificial intelligence research areas. Evolved from the previous research on artificial neural networks, this technology has shown superior performance to other machine learning algorithms in areas such as image and voice recognition, natural language processing, among others. The first wave of applications of deep learning in pharmaceutical research has emerged in recent years, and its utility has gone beyond bioactivity predictions and has shown promise in addressing diverse problems in drug discovery. Examples will be discussed covering bioactivity prediction, de novo molecular design, synthesis prediction and biological image analysis.","author":[{"dropping-particle":"","family":"Chen","given":"Hongming","non-dropping-particle":"","parse-names":false,"suffix":""},{"dropping-particle":"","family":"Engkvist","given":"Ola","non-dropping-particle":"","parse-names":false,"suffix":""},{"dropping-particle":"","family":"Wang","given":"Yinhai","non-dropping-particle":"","parse-names":false,"suffix":""},{"dropping-particle":"","family":"Olivecrona","given":"Marcus","non-dropping-particle":"","parse-names":false,"suffix":""},{"dropping-particle":"","family":"Blaschke","given":"Thomas","non-dropping-particle":"","parse-names":false,"suffix":""}],"container-title":"Drug Discovery Today","id":"ITEM-1","issue":"6","issued":{"date-parts":[["2018"]]},"page":"1241-1250","publisher":"Elsevier Ltd","title":"The rise of deep learning in drug discovery","type":"article-journal","volume":"23"},"uris":["http://www.mendeley.com/documents/?uuid=035ac137-975e-4252-adad-9d7fdf567296"]}],"mendeley":{"formattedCitation":"[4]","plainTextFormattedCitation":"[4]","previouslyFormattedCitation":"[4]"},"properties":{"noteIndex":0},"schema":"https://github.com/citation-style-language/schema/raw/master/csl-citation.json"}</w:instrText>
      </w:r>
      <w:r w:rsidR="00672925">
        <w:rPr>
          <w:sz w:val="22"/>
        </w:rPr>
        <w:fldChar w:fldCharType="separate"/>
      </w:r>
      <w:r w:rsidR="00672925" w:rsidRPr="00672925">
        <w:rPr>
          <w:noProof/>
          <w:sz w:val="22"/>
        </w:rPr>
        <w:t>[4]</w:t>
      </w:r>
      <w:r w:rsidR="00672925">
        <w:rPr>
          <w:sz w:val="22"/>
        </w:rPr>
        <w:fldChar w:fldCharType="end"/>
      </w:r>
      <w:r w:rsidR="00672925">
        <w:rPr>
          <w:sz w:val="22"/>
        </w:rPr>
        <w:t>.</w:t>
      </w:r>
      <w:r w:rsidR="006E7E41">
        <w:rPr>
          <w:sz w:val="22"/>
        </w:rPr>
        <w:t xml:space="preserve"> </w:t>
      </w:r>
      <w:r w:rsidR="00214598">
        <w:rPr>
          <w:sz w:val="22"/>
        </w:rPr>
        <w:t xml:space="preserve">A challenging task </w:t>
      </w:r>
      <w:r w:rsidR="00D90E94">
        <w:rPr>
          <w:sz w:val="22"/>
        </w:rPr>
        <w:t xml:space="preserve">deep networks </w:t>
      </w:r>
      <w:r w:rsidR="00500312">
        <w:rPr>
          <w:sz w:val="22"/>
        </w:rPr>
        <w:t>tried to</w:t>
      </w:r>
      <w:r w:rsidR="004A2DE5">
        <w:rPr>
          <w:sz w:val="22"/>
        </w:rPr>
        <w:t xml:space="preserve"> </w:t>
      </w:r>
      <w:r w:rsidR="00A415E5">
        <w:rPr>
          <w:sz w:val="22"/>
        </w:rPr>
        <w:t>addres</w:t>
      </w:r>
      <w:r w:rsidR="004A2DE5">
        <w:rPr>
          <w:sz w:val="22"/>
        </w:rPr>
        <w:t>s</w:t>
      </w:r>
      <w:r w:rsidR="00D90E94">
        <w:rPr>
          <w:sz w:val="22"/>
        </w:rPr>
        <w:t xml:space="preserve"> </w:t>
      </w:r>
      <w:r w:rsidR="00214598">
        <w:rPr>
          <w:sz w:val="22"/>
        </w:rPr>
        <w:t>is the inverse molecular design</w:t>
      </w:r>
      <w:r w:rsidR="00ED13E5">
        <w:rPr>
          <w:sz w:val="22"/>
        </w:rPr>
        <w:t xml:space="preserve"> </w:t>
      </w:r>
      <w:r w:rsidR="001060A6">
        <w:rPr>
          <w:rStyle w:val="FootnoteReference"/>
          <w:sz w:val="22"/>
        </w:rPr>
        <w:fldChar w:fldCharType="begin" w:fldLock="1"/>
      </w:r>
      <w:r w:rsidR="0058579E">
        <w:rPr>
          <w:sz w:val="22"/>
        </w:rPr>
        <w:instrText>ADDIN CSL_CITATION {"citationItems":[{"id":"ITEM-1","itemData":{"DOI":"10.1126/science.aat2663","author":[{"dropping-particle":"","family":"Sanchez-Lengeling","given":"Benjamin","non-dropping-particle":"","parse-names":false,"suffix":""},{"dropping-particle":"","family":"Aspuru-Guzik","given":"Alán","non-dropping-particle":"","parse-names":false,"suffix":""}],"container-title":"Science","id":"ITEM-1","issued":{"date-parts":[["2018"]]},"page":"17","publisher":"Science","title":"Inverse molecular design using machine learning: Generative models for matter engineering","type":"article-journal","volume":"361"},"uris":["http://www.mendeley.com/documents/?uuid=de93df11-df07-4a66-8dc5-887594876f27"]}],"mendeley":{"formattedCitation":"[5]","plainTextFormattedCitation":"[5]","previouslyFormattedCitation":"[5]"},"properties":{"noteIndex":0},"schema":"https://github.com/citation-style-language/schema/raw/master/csl-citation.json"}</w:instrText>
      </w:r>
      <w:r w:rsidR="001060A6">
        <w:rPr>
          <w:rStyle w:val="FootnoteReference"/>
          <w:sz w:val="22"/>
        </w:rPr>
        <w:fldChar w:fldCharType="separate"/>
      </w:r>
      <w:r w:rsidR="00672925" w:rsidRPr="00672925">
        <w:rPr>
          <w:noProof/>
          <w:sz w:val="22"/>
        </w:rPr>
        <w:t>[5]</w:t>
      </w:r>
      <w:r w:rsidR="001060A6">
        <w:rPr>
          <w:rStyle w:val="FootnoteReference"/>
          <w:sz w:val="22"/>
        </w:rPr>
        <w:fldChar w:fldCharType="end"/>
      </w:r>
      <w:r w:rsidR="00214598">
        <w:rPr>
          <w:sz w:val="22"/>
        </w:rPr>
        <w:t xml:space="preserve">, which refers to the </w:t>
      </w:r>
      <w:r w:rsidR="00500312">
        <w:rPr>
          <w:sz w:val="22"/>
        </w:rPr>
        <w:t>generation of</w:t>
      </w:r>
      <w:r w:rsidR="00D90E94">
        <w:rPr>
          <w:sz w:val="22"/>
        </w:rPr>
        <w:t xml:space="preserve"> molecular structures that </w:t>
      </w:r>
      <w:r w:rsidR="00500312">
        <w:rPr>
          <w:sz w:val="22"/>
        </w:rPr>
        <w:t xml:space="preserve">need to </w:t>
      </w:r>
      <w:r w:rsidR="006E7E41">
        <w:rPr>
          <w:sz w:val="22"/>
        </w:rPr>
        <w:t>meet desired conditions,</w:t>
      </w:r>
      <w:r w:rsidR="004044EC">
        <w:rPr>
          <w:sz w:val="22"/>
        </w:rPr>
        <w:t xml:space="preserve"> </w:t>
      </w:r>
      <w:r w:rsidR="006E7E41">
        <w:rPr>
          <w:sz w:val="22"/>
        </w:rPr>
        <w:t xml:space="preserve">such as specific </w:t>
      </w:r>
      <w:r w:rsidR="00500312">
        <w:rPr>
          <w:sz w:val="22"/>
        </w:rPr>
        <w:t xml:space="preserve">physicochemical properties or </w:t>
      </w:r>
      <w:r w:rsidR="004403D0">
        <w:rPr>
          <w:sz w:val="22"/>
        </w:rPr>
        <w:t>properties predicted by</w:t>
      </w:r>
      <w:r w:rsidR="00D27DD8">
        <w:rPr>
          <w:sz w:val="22"/>
        </w:rPr>
        <w:t xml:space="preserve"> </w:t>
      </w:r>
      <w:r w:rsidR="00214598">
        <w:rPr>
          <w:sz w:val="22"/>
        </w:rPr>
        <w:t>quantitative structure-activity relationship (QSAR)</w:t>
      </w:r>
      <w:r w:rsidR="00D27DD8">
        <w:rPr>
          <w:sz w:val="22"/>
        </w:rPr>
        <w:t xml:space="preserve"> models</w:t>
      </w:r>
      <w:r w:rsidR="00214598">
        <w:rPr>
          <w:sz w:val="22"/>
        </w:rPr>
        <w:t>.</w:t>
      </w:r>
    </w:p>
    <w:p w14:paraId="5E40D212" w14:textId="7BE26F82" w:rsidR="00346834" w:rsidRPr="006E7E41" w:rsidRDefault="0007187C" w:rsidP="00757744">
      <w:pPr>
        <w:rPr>
          <w:sz w:val="22"/>
        </w:rPr>
      </w:pPr>
      <w:r>
        <w:rPr>
          <w:sz w:val="22"/>
        </w:rPr>
        <w:t>T</w:t>
      </w:r>
      <w:r w:rsidR="0014175B">
        <w:rPr>
          <w:sz w:val="22"/>
        </w:rPr>
        <w:t xml:space="preserve">he Simplified Molecular-Input Line-Entry System (SMILES) </w:t>
      </w:r>
      <w:r w:rsidR="001060A6">
        <w:rPr>
          <w:rStyle w:val="FootnoteReference"/>
          <w:sz w:val="22"/>
        </w:rPr>
        <w:fldChar w:fldCharType="begin" w:fldLock="1"/>
      </w:r>
      <w:r w:rsidR="0058579E">
        <w:rPr>
          <w:sz w:val="22"/>
        </w:rPr>
        <w:instrText>ADDIN CSL_CITATION {"citationItems":[{"id":"ITEM-1","itemData":{"DOI":"10.1021/ci00057a005","ISSN":"00952338","abstract":"SMILES (Simplified Molecular Input Line Entry System) is a chemical notation system designed for modern chemical information processing. Based on principles of molecular graph theory, SMILES allows rigorous structure specification by use of a very small and natural grammar. The SMILES notation system is also well suited for high-speed machine processing. The resulting ease of usage by the chemist and machine compatability allow many highly efficient chemical computer applications to be designed including generation of a unique notation, constant-speed (zerceth order) database retrieval, flexible substructure searching, and property prediction models.","author":[{"dropping-particle":"","family":"Weininger","given":"David","non-dropping-particle":"","parse-names":false,"suffix":""}],"container-title":"Journal of Chemical Information and Computer Sciences","id":"ITEM-1","issue":"1","issued":{"date-parts":[["1988"]]},"page":"31-36","title":"SMILES, a Chemical Language and Information System: 1: Introduction to Methodology and Encoding Rules","type":"article-journal","volume":"28"},"uris":["http://www.mendeley.com/documents/?uuid=9a62818b-d0b0-471f-8011-b2f8ac2a2302"]}],"mendeley":{"formattedCitation":"[6]","plainTextFormattedCitation":"[6]","previouslyFormattedCitation":"[6]"},"properties":{"noteIndex":0},"schema":"https://github.com/citation-style-language/schema/raw/master/csl-citation.json"}</w:instrText>
      </w:r>
      <w:r w:rsidR="001060A6">
        <w:rPr>
          <w:rStyle w:val="FootnoteReference"/>
          <w:sz w:val="22"/>
        </w:rPr>
        <w:fldChar w:fldCharType="separate"/>
      </w:r>
      <w:r w:rsidR="00672925" w:rsidRPr="00672925">
        <w:rPr>
          <w:bCs/>
          <w:noProof/>
          <w:sz w:val="22"/>
        </w:rPr>
        <w:t>[6]</w:t>
      </w:r>
      <w:r w:rsidR="001060A6">
        <w:rPr>
          <w:rStyle w:val="FootnoteReference"/>
          <w:sz w:val="22"/>
        </w:rPr>
        <w:fldChar w:fldCharType="end"/>
      </w:r>
      <w:r w:rsidR="0014175B">
        <w:rPr>
          <w:sz w:val="22"/>
        </w:rPr>
        <w:t xml:space="preserve"> </w:t>
      </w:r>
      <w:r w:rsidR="003C50D4">
        <w:rPr>
          <w:sz w:val="22"/>
        </w:rPr>
        <w:t>is</w:t>
      </w:r>
      <w:r w:rsidR="001A0EB4">
        <w:rPr>
          <w:sz w:val="22"/>
        </w:rPr>
        <w:t xml:space="preserve"> </w:t>
      </w:r>
      <w:r w:rsidR="00570525">
        <w:rPr>
          <w:sz w:val="22"/>
        </w:rPr>
        <w:t>a</w:t>
      </w:r>
      <w:r w:rsidR="001A0EB4">
        <w:rPr>
          <w:sz w:val="22"/>
        </w:rPr>
        <w:t xml:space="preserve"> </w:t>
      </w:r>
      <w:r w:rsidR="0014175B">
        <w:rPr>
          <w:sz w:val="22"/>
        </w:rPr>
        <w:t xml:space="preserve">popular </w:t>
      </w:r>
      <w:r w:rsidR="003C50D4">
        <w:rPr>
          <w:sz w:val="22"/>
        </w:rPr>
        <w:t xml:space="preserve">choice </w:t>
      </w:r>
      <w:r w:rsidR="001060A6">
        <w:rPr>
          <w:rStyle w:val="FootnoteReference"/>
          <w:sz w:val="22"/>
        </w:rPr>
        <w:fldChar w:fldCharType="begin" w:fldLock="1"/>
      </w:r>
      <w:r w:rsidR="0058579E">
        <w:rPr>
          <w:sz w:val="22"/>
        </w:rPr>
        <w:instrText>ADDIN CSL_CITATION {"citationItems":[{"id":"ITEM-1","itemData":{"abstract":"Materials discovery is decisive for tackling urgent challenges related to energy, the environment, health care and many others. In chemistry, conventional methodologies for innovation usually rely on expensive and incremental strategies to optimize properties from molecular structures. On the other hand, inverse approaches map properties to structures, thus expediting the design of novel useful compounds. In this chapter, we examine the way in which current deep generative models are addressing the inverse chemical discovery paradigm. We begin by revisiting early inverse design algorithms. Then, we introduce generative models for molecular systems and categorize them according to their architecture and molecular representation. Using this classification, we review the evolution and performance of important molecular generation schemes reported in the literature. Finally, we conclude highlighting the prospects and challenges of generative models as cutting edge tools in materials discovery.","author":[{"dropping-particle":"","family":"Schwalbe-Koda","given":"Daniel","non-dropping-particle":"","parse-names":false,"suffix":""},{"dropping-particle":"","family":"Gómez-Bombarelli","given":"Rafael","non-dropping-particle":"","parse-names":false,"suffix":""}],"container-title":"arXiv:1907.01632","id":"ITEM-1","issued":{"date-parts":[["2019"]]},"page":"1-25","title":"Generative Models for Automatic Chemical Design","type":"article-journal"},"uris":["http://www.mendeley.com/documents/?uuid=9ad15238-67e6-4d0a-9740-21c22a58b667"]}],"mendeley":{"formattedCitation":"[7]","plainTextFormattedCitation":"[7]","previouslyFormattedCitation":"[7]"},"properties":{"noteIndex":0},"schema":"https://github.com/citation-style-language/schema/raw/master/csl-citation.json"}</w:instrText>
      </w:r>
      <w:r w:rsidR="001060A6">
        <w:rPr>
          <w:rStyle w:val="FootnoteReference"/>
          <w:sz w:val="22"/>
        </w:rPr>
        <w:fldChar w:fldCharType="separate"/>
      </w:r>
      <w:r w:rsidR="00672925" w:rsidRPr="00672925">
        <w:rPr>
          <w:bCs/>
          <w:noProof/>
          <w:sz w:val="22"/>
        </w:rPr>
        <w:t>[7]</w:t>
      </w:r>
      <w:r w:rsidR="001060A6">
        <w:rPr>
          <w:rStyle w:val="FootnoteReference"/>
          <w:sz w:val="22"/>
        </w:rPr>
        <w:fldChar w:fldCharType="end"/>
      </w:r>
      <w:r w:rsidR="0014175B">
        <w:rPr>
          <w:sz w:val="22"/>
        </w:rPr>
        <w:t xml:space="preserve"> to represent molecules</w:t>
      </w:r>
      <w:r w:rsidR="00667A18">
        <w:rPr>
          <w:sz w:val="22"/>
        </w:rPr>
        <w:t xml:space="preserve"> when using recurrent neural networks (RNNs)</w:t>
      </w:r>
      <w:r w:rsidR="0014175B">
        <w:rPr>
          <w:sz w:val="22"/>
        </w:rPr>
        <w:t>.</w:t>
      </w:r>
      <w:r w:rsidR="002A5A58">
        <w:rPr>
          <w:sz w:val="22"/>
        </w:rPr>
        <w:t xml:space="preserve"> </w:t>
      </w:r>
      <w:r w:rsidR="004327A0">
        <w:rPr>
          <w:sz w:val="22"/>
        </w:rPr>
        <w:t>The</w:t>
      </w:r>
      <w:r w:rsidR="002A5A58">
        <w:rPr>
          <w:sz w:val="22"/>
        </w:rPr>
        <w:t xml:space="preserve"> alphanumeric nature </w:t>
      </w:r>
      <w:r w:rsidR="001A0EB4">
        <w:rPr>
          <w:sz w:val="22"/>
        </w:rPr>
        <w:t xml:space="preserve">of SMILES strings </w:t>
      </w:r>
      <w:r w:rsidR="002A5A58">
        <w:rPr>
          <w:sz w:val="22"/>
        </w:rPr>
        <w:t xml:space="preserve">makes them compatible with state-of-the-art </w:t>
      </w:r>
      <w:r w:rsidR="003F528E">
        <w:rPr>
          <w:sz w:val="22"/>
        </w:rPr>
        <w:t>n</w:t>
      </w:r>
      <w:r w:rsidR="002A5A58">
        <w:rPr>
          <w:sz w:val="22"/>
        </w:rPr>
        <w:t xml:space="preserve">atural </w:t>
      </w:r>
      <w:r w:rsidR="003F528E">
        <w:rPr>
          <w:sz w:val="22"/>
        </w:rPr>
        <w:t>l</w:t>
      </w:r>
      <w:r w:rsidR="002A5A58">
        <w:rPr>
          <w:sz w:val="22"/>
        </w:rPr>
        <w:t xml:space="preserve">anguage </w:t>
      </w:r>
      <w:r w:rsidR="003F528E">
        <w:rPr>
          <w:sz w:val="22"/>
        </w:rPr>
        <w:t>p</w:t>
      </w:r>
      <w:r w:rsidR="002A5A58">
        <w:rPr>
          <w:sz w:val="22"/>
        </w:rPr>
        <w:t xml:space="preserve">rocessing algorithms </w:t>
      </w:r>
      <w:r w:rsidR="00C8595B">
        <w:rPr>
          <w:sz w:val="22"/>
        </w:rPr>
        <w:t>performing</w:t>
      </w:r>
      <w:r w:rsidR="003F528E">
        <w:rPr>
          <w:sz w:val="22"/>
        </w:rPr>
        <w:t xml:space="preserve"> sequence modelling</w:t>
      </w:r>
      <w:r w:rsidR="006E755D">
        <w:rPr>
          <w:sz w:val="22"/>
        </w:rPr>
        <w:t xml:space="preserve"> and generation</w:t>
      </w:r>
      <w:r w:rsidR="008E7AF1">
        <w:rPr>
          <w:sz w:val="22"/>
        </w:rPr>
        <w:t>, such as RNNs</w:t>
      </w:r>
      <w:r w:rsidR="00214598">
        <w:rPr>
          <w:sz w:val="22"/>
        </w:rPr>
        <w:t>.</w:t>
      </w:r>
      <w:r w:rsidR="000404E4">
        <w:rPr>
          <w:sz w:val="22"/>
        </w:rPr>
        <w:t xml:space="preserve"> In</w:t>
      </w:r>
      <w:r w:rsidR="008E7AF1">
        <w:rPr>
          <w:sz w:val="22"/>
          <w:lang w:val="en-GB"/>
        </w:rPr>
        <w:t xml:space="preserve"> particular,</w:t>
      </w:r>
      <w:r w:rsidR="00214598">
        <w:rPr>
          <w:sz w:val="22"/>
        </w:rPr>
        <w:t xml:space="preserve"> </w:t>
      </w:r>
      <w:r w:rsidR="000404E4">
        <w:rPr>
          <w:sz w:val="22"/>
        </w:rPr>
        <w:t xml:space="preserve">RNNs </w:t>
      </w:r>
      <w:r w:rsidR="00062077">
        <w:rPr>
          <w:sz w:val="22"/>
        </w:rPr>
        <w:t>are</w:t>
      </w:r>
      <w:r w:rsidR="00214598">
        <w:rPr>
          <w:sz w:val="22"/>
        </w:rPr>
        <w:t xml:space="preserve"> a widely accepted approach to the task of sequence modeling because of their ability to memorize past inputs and incorporate them into their inference </w:t>
      </w:r>
      <w:r w:rsidR="001060A6">
        <w:rPr>
          <w:rStyle w:val="FootnoteReference"/>
          <w:sz w:val="22"/>
        </w:rPr>
        <w:fldChar w:fldCharType="begin" w:fldLock="1"/>
      </w:r>
      <w:r w:rsidR="0058579E">
        <w:rPr>
          <w:sz w:val="22"/>
        </w:rPr>
        <w:instrText>ADDIN CSL_CITATION {"citationItems":[{"id":"ITEM-1","itemData":{"abstract":"Countless learning tasks require dealing with sequential data. Image captioning, speech synthesis, and music generation all require that a model produce outputs that are sequences. In other domains, such as time series prediction, video analysis, and musical information retrieval, a model must learn from inputs that are sequences. Interactive tasks, such as translating natural language, engaging in dialogue, and controlling a robot, often demand both capabilities. Recurrent neural networks (RNNs) are connectionist models that capture the dynamics of sequences via cycles in the network of nodes. Unlike standard feedforward neural networks, recurrent networks retain a state that can represent information from an arbitrarily long context window. Although recurrent neural networks have traditionally been difficult to train, and often contain millions of parameters, recent advances in network architectures, optimization techniques, and parallel computation have enabled successful large-scale learning with them. In recent years, systems based on long short-term memory (LSTM) and bidirectional (BRNN) architectures have demonstrated ground-breaking performance on tasks as varied as image captioning, language translation, and handwriting recognition. In this survey, we review and synthesize the research that over the past three decades first yielded and then made practical these powerful learning models. When appropriate, we reconcile conflicting notation and nomenclature. Our goal is to provide a self-contained explication of the state of the art together with a historical perspective and references to primary research.","author":[{"dropping-particle":"","family":"Lipton","given":"Zachary C.","non-dropping-particle":"","parse-names":false,"suffix":""},{"dropping-particle":"","family":"Berkowitz","given":"John","non-dropping-particle":"","parse-names":false,"suffix":""},{"dropping-particle":"","family":"Elkan","given":"Charles","non-dropping-particle":"","parse-names":false,"suffix":""}],"container-title":"arXiv:1506.00019","id":"ITEM-1","issued":{"date-parts":[["2015"]]},"page":"1-38","title":"A Critical Review of Recurrent Neural Networks for Sequence Learning","type":"article-journal"},"uris":["http://www.mendeley.com/documents/?uuid=d0040dbe-2211-4bfe-aafc-6ef2623df964"]}],"mendeley":{"formattedCitation":"[8]","plainTextFormattedCitation":"[8]","previouslyFormattedCitation":"[8]"},"properties":{"noteIndex":0},"schema":"https://github.com/citation-style-language/schema/raw/master/csl-citation.json"}</w:instrText>
      </w:r>
      <w:r w:rsidR="001060A6">
        <w:rPr>
          <w:rStyle w:val="FootnoteReference"/>
          <w:sz w:val="22"/>
        </w:rPr>
        <w:fldChar w:fldCharType="separate"/>
      </w:r>
      <w:r w:rsidR="00672925" w:rsidRPr="00672925">
        <w:rPr>
          <w:bCs/>
          <w:noProof/>
          <w:sz w:val="22"/>
        </w:rPr>
        <w:t>[8]</w:t>
      </w:r>
      <w:r w:rsidR="001060A6">
        <w:rPr>
          <w:rStyle w:val="FootnoteReference"/>
          <w:sz w:val="22"/>
        </w:rPr>
        <w:fldChar w:fldCharType="end"/>
      </w:r>
      <w:r w:rsidR="00214598">
        <w:rPr>
          <w:sz w:val="22"/>
        </w:rPr>
        <w:t>.</w:t>
      </w:r>
    </w:p>
    <w:p w14:paraId="191EFDB5" w14:textId="6BCC5CF2" w:rsidR="00E32AD6" w:rsidRPr="00B161CF" w:rsidRDefault="004403D0" w:rsidP="00757744">
      <w:pPr>
        <w:rPr>
          <w:sz w:val="22"/>
        </w:rPr>
      </w:pPr>
      <w:r>
        <w:rPr>
          <w:sz w:val="22"/>
        </w:rPr>
        <w:t>U</w:t>
      </w:r>
      <w:r w:rsidR="001503CE">
        <w:rPr>
          <w:sz w:val="22"/>
        </w:rPr>
        <w:t xml:space="preserve">nbiased </w:t>
      </w:r>
      <w:r w:rsidR="00D87139">
        <w:rPr>
          <w:sz w:val="22"/>
        </w:rPr>
        <w:t xml:space="preserve">RNN </w:t>
      </w:r>
      <w:r w:rsidR="00B90595">
        <w:rPr>
          <w:sz w:val="22"/>
        </w:rPr>
        <w:t xml:space="preserve">generative </w:t>
      </w:r>
      <w:r w:rsidR="00D87139">
        <w:rPr>
          <w:sz w:val="22"/>
        </w:rPr>
        <w:t xml:space="preserve">models </w:t>
      </w:r>
      <w:r w:rsidR="00691FFD">
        <w:rPr>
          <w:sz w:val="22"/>
        </w:rPr>
        <w:t xml:space="preserve">trained on </w:t>
      </w:r>
      <w:r w:rsidR="00B90595">
        <w:rPr>
          <w:sz w:val="22"/>
        </w:rPr>
        <w:t xml:space="preserve">a relatively small number of </w:t>
      </w:r>
      <w:r w:rsidR="00691FFD">
        <w:rPr>
          <w:sz w:val="22"/>
        </w:rPr>
        <w:t xml:space="preserve">SMILES strings </w:t>
      </w:r>
      <w:r w:rsidR="000404E4">
        <w:rPr>
          <w:sz w:val="22"/>
        </w:rPr>
        <w:t>were</w:t>
      </w:r>
      <w:r w:rsidR="00B90595">
        <w:rPr>
          <w:sz w:val="22"/>
        </w:rPr>
        <w:t xml:space="preserve"> shown to be able to cover a much larger chemical space </w:t>
      </w:r>
      <w:r w:rsidR="0026119C">
        <w:rPr>
          <w:sz w:val="22"/>
        </w:rPr>
        <w:t xml:space="preserve"> </w:t>
      </w:r>
      <w:r w:rsidR="001060A6">
        <w:rPr>
          <w:rStyle w:val="FootnoteReference"/>
          <w:sz w:val="22"/>
        </w:rPr>
        <w:fldChar w:fldCharType="begin" w:fldLock="1"/>
      </w:r>
      <w:r w:rsidR="0058579E">
        <w:rPr>
          <w:sz w:val="22"/>
        </w:rPr>
        <w:instrText>ADDIN CSL_CITATION {"citationItems":[{"id":"ITEM-1","itemData":{"DOI":"10.1186/s13321-019-0341-z","ISSN":"17582946","abstract":"Recent applications of recurrent neural networks (RNN) enable training models that sample the chemical space. In this study we train RNN with molecular string representations (SMILES) with a subset of the enumerated database GDB-13 (975 million molecules). We show that a model trained with 1 million structures (0.1% of the database) reproduces 68.9% of the entire database after training, when sampling 2 billion molecules. We also developed a method to assess the quality of the training process using negative log-likelihood plots. Furthermore, we use a mathematical model based on the “coupon collector problem” that compares the trained model to an upper bound and thus we are able to quantify how much it has learned. We also suggest that this method can be used as a tool to benchmark the learning capabilities of any molecular generative model architecture. Additionally, an analysis of the generated chemical space was performed, which shows that, mostly due to the syntax of SMILES, complex molecules with many rings and heteroatoms are more difficult to sample.","author":[{"dropping-particle":"","family":"Arús-Pous","given":"Josep","non-dropping-particle":"","parse-names":false,"suffix":""},{"dropping-particle":"","family":"Blaschke","given":"Thomas","non-dropping-particle":"","parse-names":false,"suffix":""},{"dropping-particle":"","family":"Ulander","given":"Silas","non-dropping-particle":"","parse-names":false,"suffix":""},{"dropping-particle":"","family":"Reymond","given":"Jean Louis","non-dropping-particle":"","parse-names":false,"suffix":""},{"dropping-particle":"","family":"Chen","given":"Hongming","non-dropping-particle":"","parse-names":false,"suffix":""},{"dropping-particle":"","family":"Engkvist","given":"Ola","non-dropping-particle":"","parse-names":false,"suffix":""}],"container-title":"Journal of Cheminformatics","id":"ITEM-1","issue":"1","issued":{"date-parts":[["2019"]]},"page":"0-34","title":"Exploring the GDB-13 chemical space using deep generative models","type":"article-journal","volume":"11"},"uris":["http://www.mendeley.com/documents/?uuid=5e10ea53-e798-49ba-87f0-9e8894b36778"]}],"mendeley":{"formattedCitation":"[9]","plainTextFormattedCitation":"[9]","previouslyFormattedCitation":"[9]"},"properties":{"noteIndex":0},"schema":"https://github.com/citation-style-language/schema/raw/master/csl-citation.json"}</w:instrText>
      </w:r>
      <w:r w:rsidR="001060A6">
        <w:rPr>
          <w:rStyle w:val="FootnoteReference"/>
          <w:sz w:val="22"/>
        </w:rPr>
        <w:fldChar w:fldCharType="separate"/>
      </w:r>
      <w:r w:rsidR="00672925" w:rsidRPr="00672925">
        <w:rPr>
          <w:bCs/>
          <w:noProof/>
          <w:sz w:val="22"/>
        </w:rPr>
        <w:t>[9]</w:t>
      </w:r>
      <w:r w:rsidR="001060A6">
        <w:rPr>
          <w:rStyle w:val="FootnoteReference"/>
          <w:sz w:val="22"/>
        </w:rPr>
        <w:fldChar w:fldCharType="end"/>
      </w:r>
      <w:r w:rsidR="0026119C">
        <w:rPr>
          <w:sz w:val="22"/>
        </w:rPr>
        <w:t>.</w:t>
      </w:r>
      <w:r w:rsidR="00D87139">
        <w:rPr>
          <w:sz w:val="22"/>
        </w:rPr>
        <w:t xml:space="preserve"> </w:t>
      </w:r>
      <w:r w:rsidR="00B90595">
        <w:rPr>
          <w:sz w:val="22"/>
        </w:rPr>
        <w:t>Moreover</w:t>
      </w:r>
      <w:r w:rsidR="00691FFD">
        <w:rPr>
          <w:sz w:val="22"/>
        </w:rPr>
        <w:t xml:space="preserve"> t</w:t>
      </w:r>
      <w:r w:rsidR="00691FFD" w:rsidRPr="006E236B">
        <w:rPr>
          <w:sz w:val="22"/>
        </w:rPr>
        <w:t xml:space="preserve">he </w:t>
      </w:r>
      <w:r w:rsidR="002716A1">
        <w:rPr>
          <w:sz w:val="22"/>
        </w:rPr>
        <w:t>augmentation of a dataset using</w:t>
      </w:r>
      <w:r w:rsidR="00691FFD" w:rsidRPr="006E236B">
        <w:rPr>
          <w:sz w:val="22"/>
        </w:rPr>
        <w:t xml:space="preserve"> SMILES with randomized atom order has demonstrated state-of-the-art performance with respect to the uniformity </w:t>
      </w:r>
      <w:r w:rsidR="0034638D">
        <w:rPr>
          <w:sz w:val="22"/>
        </w:rPr>
        <w:t xml:space="preserve">and completeness </w:t>
      </w:r>
      <w:r w:rsidR="00691FFD" w:rsidRPr="006E236B">
        <w:rPr>
          <w:sz w:val="22"/>
        </w:rPr>
        <w:t>of the coverage of chemical regions, compared to simply using their canonical variants</w:t>
      </w:r>
      <w:r w:rsidR="009C3AB2">
        <w:rPr>
          <w:sz w:val="22"/>
        </w:rPr>
        <w:t xml:space="preserve"> </w:t>
      </w:r>
      <w:r w:rsidR="001060A6">
        <w:rPr>
          <w:rStyle w:val="FootnoteReference"/>
          <w:sz w:val="22"/>
        </w:rPr>
        <w:fldChar w:fldCharType="begin" w:fldLock="1"/>
      </w:r>
      <w:r w:rsidR="0058579E">
        <w:rPr>
          <w:sz w:val="22"/>
        </w:rPr>
        <w:instrText>ADDIN CSL_CITATION {"citationItems":[{"id":"ITEM-1","itemData":{"author":[{"dropping-particle":"","family":"Arús-Pous","given":"Josep","non-dropping-particle":"","parse-names":false,"suffix":""},{"dropping-particle":"","family":"Johansson","given":"Simon","non-dropping-particle":"","parse-names":false,"suffix":""},{"dropping-particle":"","family":"Prykhodko","given":"Oleksii","non-dropping-particle":"","parse-names":false,"suffix":""},{"dropping-particle":"","family":"Bjerrum","given":"Esben Jannik","non-dropping-particle":"","parse-names":false,"suffix":""}],"container-title":"ChemRxiv","id":"ITEM-1","issued":{"date-parts":[["2019"]]},"title":"Randomized SMILES strings improve the quality of molecular generative models","type":"article-journal"},"uris":["http://www.mendeley.com/documents/?uuid=f8215bec-bb4d-4f4b-8f27-2ce10a982b8d"]}],"mendeley":{"formattedCitation":"[10]","plainTextFormattedCitation":"[10]","previouslyFormattedCitation":"[10]"},"properties":{"noteIndex":0},"schema":"https://github.com/citation-style-language/schema/raw/master/csl-citation.json"}</w:instrText>
      </w:r>
      <w:r w:rsidR="001060A6">
        <w:rPr>
          <w:rStyle w:val="FootnoteReference"/>
          <w:sz w:val="22"/>
        </w:rPr>
        <w:fldChar w:fldCharType="separate"/>
      </w:r>
      <w:r w:rsidR="00672925" w:rsidRPr="00672925">
        <w:rPr>
          <w:noProof/>
          <w:sz w:val="22"/>
        </w:rPr>
        <w:t>[10]</w:t>
      </w:r>
      <w:r w:rsidR="001060A6">
        <w:rPr>
          <w:rStyle w:val="FootnoteReference"/>
          <w:sz w:val="22"/>
        </w:rPr>
        <w:fldChar w:fldCharType="end"/>
      </w:r>
      <w:r w:rsidR="00691FFD" w:rsidRPr="006E236B">
        <w:rPr>
          <w:sz w:val="22"/>
        </w:rPr>
        <w:t xml:space="preserve">. </w:t>
      </w:r>
      <w:r w:rsidR="00E443FC">
        <w:rPr>
          <w:sz w:val="22"/>
        </w:rPr>
        <w:t xml:space="preserve">After learning the </w:t>
      </w:r>
      <w:r w:rsidR="00B46A38">
        <w:rPr>
          <w:sz w:val="22"/>
        </w:rPr>
        <w:t>general</w:t>
      </w:r>
      <w:r w:rsidR="00E443FC">
        <w:rPr>
          <w:sz w:val="22"/>
        </w:rPr>
        <w:t xml:space="preserve"> rules of the chemical space, e.g. atom types, bond types and size of molecules, the prior network </w:t>
      </w:r>
      <w:r w:rsidR="003649F7">
        <w:rPr>
          <w:sz w:val="22"/>
        </w:rPr>
        <w:t xml:space="preserve">can be further </w:t>
      </w:r>
      <w:r w:rsidR="00ED13E5">
        <w:rPr>
          <w:sz w:val="22"/>
        </w:rPr>
        <w:t>specialized using</w:t>
      </w:r>
      <w:r w:rsidR="00E443FC">
        <w:rPr>
          <w:sz w:val="22"/>
        </w:rPr>
        <w:t xml:space="preserve"> smaller datasets </w:t>
      </w:r>
      <w:r w:rsidR="003649F7">
        <w:rPr>
          <w:sz w:val="22"/>
        </w:rPr>
        <w:t>in a transfer learning fashion</w:t>
      </w:r>
      <w:r w:rsidR="008C2E64">
        <w:rPr>
          <w:sz w:val="22"/>
        </w:rPr>
        <w:t xml:space="preserve"> </w:t>
      </w:r>
      <w:r w:rsidR="001060A6">
        <w:rPr>
          <w:rStyle w:val="FootnoteReference"/>
          <w:sz w:val="22"/>
        </w:rPr>
        <w:fldChar w:fldCharType="begin" w:fldLock="1"/>
      </w:r>
      <w:r w:rsidR="0058579E">
        <w:rPr>
          <w:sz w:val="22"/>
        </w:rPr>
        <w:instrText>ADDIN CSL_CITATION {"citationItems":[{"id":"ITEM-1","itemData":{"DOI":"10.1021/acscentsci.7b00512","ISSN":"23747951","abstract":"In de novo drug design, computational strategies are used to generate novel molecules with good affinity to the desired biological target. In this work, we show that recurrent neural networks can be trained as generative models for molecular structures, similar to statistical language models in natural language processing. We demonstrate that the properties of the generated molecules correlate very well with the properties of the molecules used to train the model. In order to enrich libraries with molecules active toward a given biological target, we propose to fine-tune the model with small sets of molecules, which are known to be active against that target. Against Staphylococcus aureus, the model reproduced 14% of 6051 hold-out test molecules that medicinal chemists designed, whereas against Plasmodium falciparum (Malaria), it reproduced 28% of 1240 test molecules. When coupled with a scoring function, our model can perform the complete de novo drug design cycle to generate large sets of novel molecules for drug discovery.","author":[{"dropping-particle":"","family":"Segler","given":"Marwin H.S.","non-dropping-particle":"","parse-names":false,"suffix":""},{"dropping-particle":"","family":"Kogej","given":"Thierry","non-dropping-particle":"","parse-names":false,"suffix":""},{"dropping-particle":"","family":"Tyrchan","given":"Christian","non-dropping-particle":"","parse-names":false,"suffix":""},{"dropping-particle":"","family":"Waller","given":"Mark P.","non-dropping-particle":"","parse-names":false,"suffix":""}],"container-title":"ACS Central Science","id":"ITEM-1","issue":"1","issued":{"date-parts":[["2018"]]},"page":"120-131","title":"Generating focused molecule libraries for drug discovery with recurrent neural networks","type":"article-journal","volume":"4"},"uris":["http://www.mendeley.com/documents/?uuid=03c570c2-0f37-4d4d-b124-aed43f793430"]}],"mendeley":{"formattedCitation":"[11]","plainTextFormattedCitation":"[11]","previouslyFormattedCitation":"[11]"},"properties":{"noteIndex":0},"schema":"https://github.com/citation-style-language/schema/raw/master/csl-citation.json"}</w:instrText>
      </w:r>
      <w:r w:rsidR="001060A6">
        <w:rPr>
          <w:rStyle w:val="FootnoteReference"/>
          <w:sz w:val="22"/>
        </w:rPr>
        <w:fldChar w:fldCharType="separate"/>
      </w:r>
      <w:r w:rsidR="00672925" w:rsidRPr="00672925">
        <w:rPr>
          <w:bCs/>
          <w:noProof/>
          <w:sz w:val="22"/>
        </w:rPr>
        <w:t>[11]</w:t>
      </w:r>
      <w:r w:rsidR="001060A6">
        <w:rPr>
          <w:rStyle w:val="FootnoteReference"/>
          <w:sz w:val="22"/>
        </w:rPr>
        <w:fldChar w:fldCharType="end"/>
      </w:r>
      <w:r w:rsidR="00B72AC6">
        <w:rPr>
          <w:sz w:val="22"/>
        </w:rPr>
        <w:t xml:space="preserve"> or with reinforcement learning </w:t>
      </w:r>
      <w:r w:rsidR="001060A6">
        <w:rPr>
          <w:rStyle w:val="FootnoteReference"/>
          <w:sz w:val="22"/>
        </w:rPr>
        <w:fldChar w:fldCharType="begin" w:fldLock="1"/>
      </w:r>
      <w:r w:rsidR="0058579E">
        <w:rPr>
          <w:sz w:val="22"/>
        </w:rPr>
        <w:instrText>ADDIN CSL_CITATION {"citationItems":[{"id":"ITEM-1","itemData":{"DOI":"10.1186/s13321-017-0235-x","ISSN":"17582946","abstract":"This work introduces a method to tune a sequence-based generative model for molecular de novo design that through augmented episodic likelihood can learn to generate structures with certain specified desirable properties. We demonstrate how this model can execute a range of tasks such as generating analogues to a query structure and generating compounds predicted to be active against a biological target. As a proof of principle, the model is first trained to generate molecules that do not contain sulphur. As a second example, the model is trained to generate analogues to the drug Celecoxib, a technique that could be used for scaffold hopping or library expansion starting from a single molecule. Finally, when tuning the model towards generating compounds predicted to be active against the dopamine receptor type 2, the model generates structures of which more than 95% are predicted to be active, including experimentally confirmed actives that have not been included in either the generative model nor the activity prediction model.","author":[{"dropping-particle":"","family":"Olivecrona","given":"Marcus","non-dropping-particle":"","parse-names":false,"suffix":""},{"dropping-particle":"","family":"Blaschke","given":"Thomas","non-dropping-particle":"","parse-names":false,"suffix":""},{"dropping-particle":"","family":"Engkvist","given":"Ola","non-dropping-particle":"","parse-names":false,"suffix":""},{"dropping-particle":"","family":"Chen","given":"Hongming","non-dropping-particle":"","parse-names":false,"suffix":""}],"container-title":"Journal of Cheminformatics","id":"ITEM-1","issue":"1","issued":{"date-parts":[["2017"]]},"title":"Molecular de-novo design through deep reinforcement learning","type":"article-journal","volume":"9"},"uris":["http://www.mendeley.com/documents/?uuid=4d341975-aaa6-4de7-9544-d727aadf4efa"]},{"id":"ITEM-2","itemData":{"DOI":"10.1038/s41598-019-47148-x","abstract":"We present a framework, which we call Molecule Deep $Q$-Networks (MolDQN), for molecule optimization by combining domain knowledge of chemistry and state-of-the-art reinforcement learning techniques (double $Q$-learning and randomized value functions). We directly define modifications on molecules, thereby ensuring 100\\% chemical validity. Further, we operate without pre-training on any dataset to avoid possible bias from the choice of that set. Inspired by problems faced during medicinal chemistry lead optimization, we extend our model with multi-objective reinforcement learning, which maximizes drug-likeness while maintaining similarity to the original molecule. We further show the path through chemical space to achieve optimization for a molecule to understand how the model works.","author":[{"dropping-particle":"","family":"Zhou","given":"Zhenpeng","non-dropping-particle":"","parse-names":false,"suffix":""},{"dropping-particle":"","family":"Kearnes","given":"Steven","non-dropping-particle":"","parse-names":false,"suffix":""},{"dropping-particle":"","family":"Li","given":"Li","non-dropping-particle":"","parse-names":false,"suffix":""},{"dropping-particle":"","family":"Zare","given":"Richard N.","non-dropping-particle":"","parse-names":false,"suffix":""},{"dropping-particle":"","family":"Riley","given":"Patrick","non-dropping-particle":"","parse-names":false,"suffix":""}],"container-title":"Nature Scientific Reports","id":"ITEM-2","issued":{"date-parts":[["2018"]]},"page":"1-10","title":"Optimization of Molecules via Deep Reinforcement Learning","type":"article-journal"},"uris":["http://www.mendeley.com/documents/?uuid=dbf5322a-e22c-44ff-a450-9fb15ef90b47"]},{"id":"ITEM-3","itemData":{"DOI":"10.1126/sciadv.aap7885","ISSN":"23752548","abstract":"We propose a novel computational strategy for de novo design of molecules with desired properties termed ReLeaSE (Reinforcement Learning for Structural Evolution). Based on deep and reinforcement learning approaches, ReLeaSE integrates two deep neural networks - generative and predictive - that are trained separately but employed jointly to generate novel targeted chemical libraries. ReLeaSE employs simple representation of molecules by their SMILES strings only. Generative models are trained with stack-augmented memory network to produce chemically feasible SMILES strings, and predictive models are derived to forecast the desired properties of the de novo generated compounds. In the first phase of the method, generative and predictive models are trained separately with a supervised learning algorithm. In the second phase, both models are trained jointly with the reinforcement learning approach to bias the generation of new chemical structures towards those with the desired physical and/or biological properties. In the proof-of-concept study, we have employed the ReLeaSE method to design chemical libraries with a bias toward structural complexity or biased toward compounds with either maximal, minimal, or specific range of physical properties such as melting point or hydrophobicity, as well as to develop novel putative inhibitors of JAK2. The approach proposed herein can find a general use for generating targeted chemical libraries of novel compounds optimized for either a single desired property or multiple properties.","author":[{"dropping-particle":"","family":"Popova","given":"Mariya","non-dropping-particle":"","parse-names":false,"suffix":""},{"dropping-particle":"","family":"Isayev","given":"Olexandr","non-dropping-particle":"","parse-names":false,"suffix":""},{"dropping-particle":"","family":"Tropsha","given":"Alexander","non-dropping-particle":"","parse-names":false,"suffix":""}],"container-title":"Science Advances","id":"ITEM-3","issue":"7","issued":{"date-parts":[["2018"]]},"title":"Deep reinforcement learning for de novo drug design","type":"article-journal","volume":"4"},"uris":["http://www.mendeley.com/documents/?uuid=c401d20f-6e06-42d3-8eac-50cb7cadc932"]}],"mendeley":{"formattedCitation":"[12–14]","plainTextFormattedCitation":"[12–14]","previouslyFormattedCitation":"[12–14]"},"properties":{"noteIndex":0},"schema":"https://github.com/citation-style-language/schema/raw/master/csl-citation.json"}</w:instrText>
      </w:r>
      <w:r w:rsidR="001060A6">
        <w:rPr>
          <w:rStyle w:val="FootnoteReference"/>
          <w:sz w:val="22"/>
        </w:rPr>
        <w:fldChar w:fldCharType="separate"/>
      </w:r>
      <w:r w:rsidR="00672925" w:rsidRPr="00672925">
        <w:rPr>
          <w:noProof/>
          <w:sz w:val="22"/>
        </w:rPr>
        <w:t>[12–14]</w:t>
      </w:r>
      <w:r w:rsidR="001060A6">
        <w:rPr>
          <w:rStyle w:val="FootnoteReference"/>
          <w:sz w:val="22"/>
        </w:rPr>
        <w:fldChar w:fldCharType="end"/>
      </w:r>
      <w:r w:rsidR="003649F7" w:rsidRPr="00B161CF">
        <w:rPr>
          <w:sz w:val="22"/>
        </w:rPr>
        <w:t>.</w:t>
      </w:r>
    </w:p>
    <w:p w14:paraId="27DDB2D4" w14:textId="38DCD3D3" w:rsidR="00757744" w:rsidRDefault="00757744" w:rsidP="00757744">
      <w:pPr>
        <w:rPr>
          <w:sz w:val="22"/>
          <w:lang w:val="en-GB"/>
        </w:rPr>
      </w:pPr>
      <w:r w:rsidRPr="006E236B">
        <w:rPr>
          <w:sz w:val="22"/>
        </w:rPr>
        <w:t>More complicated</w:t>
      </w:r>
      <w:r>
        <w:rPr>
          <w:sz w:val="22"/>
        </w:rPr>
        <w:t xml:space="preserve"> </w:t>
      </w:r>
      <w:r w:rsidRPr="006E236B">
        <w:rPr>
          <w:sz w:val="22"/>
        </w:rPr>
        <w:t>architectures such as</w:t>
      </w:r>
      <w:r w:rsidRPr="006E236B">
        <w:rPr>
          <w:sz w:val="22"/>
          <w:lang w:val="en-GB"/>
        </w:rPr>
        <w:t xml:space="preserve"> autoencoders</w:t>
      </w:r>
      <w:r>
        <w:rPr>
          <w:sz w:val="22"/>
          <w:lang w:val="en-GB"/>
        </w:rPr>
        <w:t xml:space="preserve"> </w:t>
      </w:r>
      <w:r w:rsidR="001060A6">
        <w:rPr>
          <w:rStyle w:val="FootnoteReference"/>
          <w:sz w:val="22"/>
          <w:lang w:val="en-GB"/>
        </w:rPr>
        <w:fldChar w:fldCharType="begin" w:fldLock="1"/>
      </w:r>
      <w:r w:rsidR="0058579E">
        <w:rPr>
          <w:sz w:val="22"/>
          <w:lang w:val="en-GB"/>
        </w:rPr>
        <w:instrText>ADDIN CSL_CITATION {"citationItems":[{"id":"ITEM-1","itemData":{"DOI":"10.1021/acscentsci.7b00572","ISBN":"8659122866135","ISSN":"23747951","PMID":"22614679","abstract":"We report a method to convert discrete representations of molecules to and from a multidimensional continuous representation. This model allows us to generate new molecules for efficient exploration and optimization through open-ended spaces of chemical compounds. A deep neural network was trained on hundreds of thousands of existing chemical structures to construct three coupled functions: an encoder, a decoder and a predictor. The encoder converts the discrete representation of a molecule into a real-valued continuous vector, and the decoder converts these continuous vectors back to discrete molecular representations. The predictor estimates chemical properties from the latent continuous vector representation of the molecule. Continuous representations allow us to automatically generate novel chemical structures by performing simple operations in the latent space, such as decoding random vectors, perturbing known chemical structures, or interpolating between molecules. Continuous representations also allow the use of powerful gradient-based optimization to efficiently guide the search for optimized functional compounds. We demonstrate our method in the domain of drug-like molecules and also in the set of molecules with fewer that nine heavy atoms.","author":[{"dropping-particle":"","family":"Gómez-Bombarelli","given":"Rafael","non-dropping-particle":"","parse-names":false,"suffix":""},{"dropping-particle":"","family":"Wei","given":"Jennifer N.","non-dropping-particle":"","parse-names":false,"suffix":""},{"dropping-particle":"","family":"Duvenaud","given":"David","non-dropping-particle":"","parse-names":false,"suffix":""},{"dropping-particle":"","family":"Hernández-Lobato","given":"José Miguel","non-dropping-particle":"","parse-names":false,"suffix":""},{"dropping-particle":"","family":"Sánchez-Lengeling","given":"Benjamín","non-dropping-particle":"","parse-names":false,"suffix":""},{"dropping-particle":"","family":"Sheberla","given":"Dennis","non-dropping-particle":"","parse-names":false,"suffix":""},{"dropping-particle":"","family":"Aguilera-Iparraguirre","given":"Jorge","non-dropping-particle":"","parse-names":false,"suffix":""},{"dropping-particle":"","family":"Hirzel","given":"Timothy D.","non-dropping-particle":"","parse-names":false,"suffix":""},{"dropping-particle":"","family":"Adams","given":"Ryan P.","non-dropping-particle":"","parse-names":false,"suffix":""},{"dropping-particle":"","family":"Aspuru-Guzik","given":"Alán","non-dropping-particle":"","parse-names":false,"suffix":""}],"container-title":"ACS Central Science","id":"ITEM-1","issue":"2","issued":{"date-parts":[["2018"]]},"page":"268-276","title":"Automatic Chemical Design Using a Data-Driven Continuous Representation of Molecules","type":"article-journal","volume":"4"},"uris":["http://www.mendeley.com/documents/?uuid=bfd02541-7849-4640-9f62-93adc4cd68e5"]}],"mendeley":{"formattedCitation":"[15]","plainTextFormattedCitation":"[15]","previouslyFormattedCitation":"[15]"},"properties":{"noteIndex":0},"schema":"https://github.com/citation-style-language/schema/raw/master/csl-citation.json"}</w:instrText>
      </w:r>
      <w:r w:rsidR="001060A6">
        <w:rPr>
          <w:rStyle w:val="FootnoteReference"/>
          <w:sz w:val="22"/>
          <w:lang w:val="en-GB"/>
        </w:rPr>
        <w:fldChar w:fldCharType="separate"/>
      </w:r>
      <w:r w:rsidR="00672925" w:rsidRPr="00672925">
        <w:rPr>
          <w:bCs/>
          <w:noProof/>
          <w:sz w:val="22"/>
        </w:rPr>
        <w:t>[15]</w:t>
      </w:r>
      <w:r w:rsidR="001060A6">
        <w:rPr>
          <w:rStyle w:val="FootnoteReference"/>
          <w:sz w:val="22"/>
          <w:lang w:val="en-GB"/>
        </w:rPr>
        <w:fldChar w:fldCharType="end"/>
      </w:r>
      <w:r w:rsidRPr="006E236B">
        <w:rPr>
          <w:sz w:val="22"/>
          <w:lang w:val="en-GB"/>
        </w:rPr>
        <w:t xml:space="preserve">, which </w:t>
      </w:r>
      <w:r>
        <w:rPr>
          <w:sz w:val="22"/>
          <w:lang w:val="en-GB"/>
        </w:rPr>
        <w:t>include</w:t>
      </w:r>
      <w:r w:rsidRPr="006E236B">
        <w:rPr>
          <w:sz w:val="22"/>
          <w:lang w:val="en-GB"/>
        </w:rPr>
        <w:t xml:space="preserve"> two</w:t>
      </w:r>
      <w:r>
        <w:rPr>
          <w:sz w:val="22"/>
          <w:lang w:val="en-GB"/>
        </w:rPr>
        <w:t xml:space="preserve"> jointly-trained</w:t>
      </w:r>
      <w:r w:rsidRPr="006E236B">
        <w:rPr>
          <w:sz w:val="22"/>
          <w:lang w:val="en-GB"/>
        </w:rPr>
        <w:t xml:space="preserve"> </w:t>
      </w:r>
      <w:r w:rsidR="003B32F0">
        <w:rPr>
          <w:sz w:val="22"/>
          <w:lang w:val="en-GB"/>
        </w:rPr>
        <w:t>neural networks</w:t>
      </w:r>
      <w:r w:rsidR="003B32F0" w:rsidRPr="006E236B">
        <w:rPr>
          <w:sz w:val="22"/>
          <w:lang w:val="en-GB"/>
        </w:rPr>
        <w:t xml:space="preserve"> </w:t>
      </w:r>
      <w:r w:rsidRPr="006E236B">
        <w:rPr>
          <w:sz w:val="22"/>
          <w:lang w:val="en-GB"/>
        </w:rPr>
        <w:t xml:space="preserve">responsible for converting the input to and back from a latent representation, have been extensively </w:t>
      </w:r>
      <w:r w:rsidR="007D6E6C">
        <w:rPr>
          <w:sz w:val="22"/>
          <w:lang w:val="en-GB"/>
        </w:rPr>
        <w:t xml:space="preserve">benchmarked </w:t>
      </w:r>
      <w:r w:rsidR="001060A6">
        <w:rPr>
          <w:rStyle w:val="FootnoteReference"/>
          <w:sz w:val="22"/>
          <w:lang w:val="en-GB"/>
        </w:rPr>
        <w:fldChar w:fldCharType="begin" w:fldLock="1"/>
      </w:r>
      <w:r w:rsidR="0058579E">
        <w:rPr>
          <w:sz w:val="22"/>
          <w:lang w:val="en-GB"/>
        </w:rPr>
        <w:instrText>ADDIN CSL_CITATION {"citationItems":[{"id":"ITEM-1","itemData":{"author":[{"dropping-particle":"","family":"Polykovskiy","given":"Daniil","non-dropping-particle":"","parse-names":false,"suffix":""},{"dropping-particle":"","family":"Artamonov","given":"Aleksey","non-dropping-particle":"","parse-names":false,"suffix":""},{"dropping-particle":"","family":"Veselov","given":"Mark","non-dropping-particle":"","parse-names":false,"suffix":""},{"dropping-particle":"","family":"Kadurin","given":"Artur","non-dropping-particle":"","parse-names":false,"suffix":""},{"dropping-particle":"","family":"Nikolenko","given":"Sergey","non-dropping-particle":"","parse-names":false,"suffix":""}],"container-title":"arXiv:1811.12823","id":"ITEM-1","issued":{"date-parts":[["2019"]]},"title":"Molecular Sets (MOSES): A Benchmarking Platform for Molecular Generation Models","type":"article-journal"},"uris":["http://www.mendeley.com/documents/?uuid=b8ebef29-73a6-474f-930a-a3f609ea6df7"]},{"id":"ITEM-2","itemData":{"DOI":"10.1021/acs.jcim.8b00839","ISSN":"15205142","abstract":"De novo design seeks to generate molecules with required property profiles by virtual design-make-test cycles. With the emergence of deep learning and neural generative models in many application areas, models for molecular design based on neural networks appeared recently and show promising results. However, the new models have not been profiled on consistent tasks, and comparative studies to well-established algorithms have only seldom been performed. To standardize the assessment of both classical and neural models for de novo molecular design, we propose an evaluation framework, GuacaMol, based on a suite of standardized benchmarks. The benchmark tasks encompass measuring the fidelity of the models to reproduce the property distribution of the training sets, the ability to generate novel molecules, the exploration and exploitation of chemical space, and a variety of single and multi-objective optimization tasks. The benchmarking open-source Python code, and a leaderboard can be found on https://benevolent.ai/guacamol","author":[{"dropping-particle":"","family":"Brown","given":"Nathan","non-dropping-particle":"","parse-names":false,"suffix":""},{"dropping-particle":"","family":"Fiscato","given":"Marco","non-dropping-particle":"","parse-names":false,"suffix":""},{"dropping-particle":"","family":"Segler","given":"Marwin H.S.","non-dropping-particle":"","parse-names":false,"suffix":""},{"dropping-particle":"","family":"Vaucher","given":"Alain C.","non-dropping-particle":"","parse-names":false,"suffix":""}],"container-title":"Journal of Chemical Information and Modeling","id":"ITEM-2","issue":"3","issued":{"date-parts":[["2019"]]},"page":"1096-1108","title":"GuacaMol: Benchmarking Models for de Novo Molecular Design","type":"article-journal","volume":"59"},"uris":["http://www.mendeley.com/documents/?uuid=18d886e3-c62c-4418-8737-c64aa268cd49"]}],"mendeley":{"formattedCitation":"[16, 17]","plainTextFormattedCitation":"[16, 17]","previouslyFormattedCitation":"[16, 17]"},"properties":{"noteIndex":0},"schema":"https://github.com/citation-style-language/schema/raw/master/csl-citation.json"}</w:instrText>
      </w:r>
      <w:r w:rsidR="001060A6">
        <w:rPr>
          <w:rStyle w:val="FootnoteReference"/>
          <w:sz w:val="22"/>
          <w:lang w:val="en-GB"/>
        </w:rPr>
        <w:fldChar w:fldCharType="separate"/>
      </w:r>
      <w:r w:rsidR="00672925" w:rsidRPr="00672925">
        <w:rPr>
          <w:bCs/>
          <w:noProof/>
          <w:sz w:val="22"/>
        </w:rPr>
        <w:t>[16, 17]</w:t>
      </w:r>
      <w:r w:rsidR="001060A6">
        <w:rPr>
          <w:rStyle w:val="FootnoteReference"/>
          <w:sz w:val="22"/>
          <w:lang w:val="en-GB"/>
        </w:rPr>
        <w:fldChar w:fldCharType="end"/>
      </w:r>
      <w:r w:rsidRPr="006E236B">
        <w:rPr>
          <w:sz w:val="22"/>
          <w:lang w:val="en-GB"/>
        </w:rPr>
        <w:t>.</w:t>
      </w:r>
      <w:r>
        <w:rPr>
          <w:sz w:val="22"/>
          <w:lang w:val="en-GB"/>
        </w:rPr>
        <w:t xml:space="preserve"> The quality of </w:t>
      </w:r>
      <w:r w:rsidR="00062077">
        <w:rPr>
          <w:sz w:val="22"/>
          <w:lang w:val="en-GB"/>
        </w:rPr>
        <w:t xml:space="preserve">the latent space of </w:t>
      </w:r>
      <w:r>
        <w:rPr>
          <w:sz w:val="22"/>
          <w:lang w:val="en-GB"/>
        </w:rPr>
        <w:t xml:space="preserve">an </w:t>
      </w:r>
      <w:r w:rsidR="00062077">
        <w:rPr>
          <w:sz w:val="22"/>
          <w:lang w:val="en-GB"/>
        </w:rPr>
        <w:t>autoencoder</w:t>
      </w:r>
      <w:r>
        <w:rPr>
          <w:sz w:val="22"/>
          <w:lang w:val="en-GB"/>
        </w:rPr>
        <w:t xml:space="preserve"> has also been proven to benefit from the usage of randomized SMILES strings </w:t>
      </w:r>
      <w:r w:rsidR="001060A6">
        <w:rPr>
          <w:rStyle w:val="FootnoteReference"/>
          <w:sz w:val="22"/>
          <w:lang w:val="en-GB"/>
        </w:rPr>
        <w:fldChar w:fldCharType="begin" w:fldLock="1"/>
      </w:r>
      <w:r w:rsidR="0058579E">
        <w:rPr>
          <w:sz w:val="22"/>
          <w:lang w:val="en-GB"/>
        </w:rPr>
        <w:instrText>ADDIN CSL_CITATION {"citationItems":[{"id":"ITEM-1","itemData":{"DOI":"10.1016/j.energy.2015.05.143","abstract":"Simplified Molecular Input Line Entry System (SMILES) is a single line text representation of a unique molecule. One molecule can however have multiple SMILES strings, which is a reason that canonical SMILES have been defined, which ensures a one to one correspondence between SMILES string and molecule. Here the fact that multiple SMILES represent the same molecule is explored as a technique for data augmentation of a molecular QSAR dataset modeled by a long short term memory (LSTM) cell based neural network. The augmented dataset was 130 times bigger than the original. The network trained with the augmented dataset shows better performance on a test set when compared to a model built with only one canonical SMILES string per molecule. The correlation coefficient R2 on the test set was improved from 0.56 to 0.66 when using SMILES enumeration, and the root mean square error (RMS) likewise fell from 0.62 to 0.55. The technique also works in the prediction phase. By taking the average per molecule of the predictions for the enumerated SMILES a further improvement to a correlation coefficient of 0.68 and a RMS of 0.52 was found.","author":[{"dropping-particle":"","family":"Bjerrum","given":"Esben Jannik","non-dropping-particle":"","parse-names":false,"suffix":""}],"container-title":"arXiv:1703.07076","id":"ITEM-1","issued":{"date-parts":[["2017"]]},"title":"SMILES Enumeration as Data Augmentation for Neural Network Modeling of Molecules","type":"article-journal"},"uris":["http://www.mendeley.com/documents/?uuid=7ac90ddb-b745-4913-974b-690293fc2ef4"]},{"id":"ITEM-2","itemData":{"DOI":"10.3390/biom8040131","ISSN":"2218273X","abstract":"Chemical autoencoders are attractive models as they combine chemical space navigation with possibilities for de novo molecule generation in areas of interest. This enables them to produce focused chemical libraries around a single lead compound for employment early in a drug discovery project. Here, it is shown that the choice of chemical representation, such as strings from the simplified molecular-input line-entry system (SMILES), has a large influence on the properties of the latent space. It is further explored to what extent translating between different chemical representations influences the latent space similarity to the SMILES strings or circular fingerprints. By employing SMILES enumeration for either the encoder or decoder, it is found that the decoder has the largest influence on the properties of the latent space. Training a sequence to sequence heteroencoder based on recurrent neural networks (RNNs) with long short-term memory cells (LSTM) to predict different enumerated SMILES strings from the same canonical SMILES string gives the largest similarity between latent space distance and molecular similarity measured as circular fingerprints similarity. Using the output from the code layer in quantitative structure activity relationship (QSAR) of five molecular datasets shows that heteroencoder derived vectors markedly outperforms autoencoder derived vectors as well as models built using ECFP4 fingerprints, underlining the increased chemical relevance of the latent space. However, the use of enumeration during training of the decoder leads to a marked increase in the rate of decoding to different molecules than encoded, a tendency that can be counteracted with more complex network architectures.","author":[{"dropping-particle":"","family":"Bjerrum","given":"Esben Jannik","non-dropping-particle":"","parse-names":false,"suffix":""},{"dropping-particle":"","family":"Sattarov","given":"Boris","non-dropping-particle":"","parse-names":false,"suffix":""}],"container-title":"Biomolecules","id":"ITEM-2","issue":"4","issued":{"date-parts":[["2018"]]},"page":"1-13","title":"Improving Chemical Autoencoder Latent Space and Molecular De Novo Generation Diversity with Heteroencoders","type":"article-journal","volume":"8"},"uris":["http://www.mendeley.com/documents/?uuid=6b99cc1a-2646-469b-88f2-b48bdcc16e22"]},{"id":"ITEM-3","itemData":{"DOI":"10.1039/c8sc04175j","ISSN":"20416539","abstract":"Translation between semantically equivalent but syntactically different line notations of molecular structures compresses meaningful information into a continuous molecular descriptor.There has been a recent surge of interest in using machine learning across chemical space in order to predict properties of molecules or design molecules and materials with the desired properties. Most of this work relies on defining clever feature representations, in which the chemical graph structure is encoded in a uniform way such that predictions across chemical space can be made. In this work, we propose to exploit the powerful ability of deep neural networks to learn a feature representation from low-level encodings of a huge corpus of chemical structures. Our model borrows ideas from neural machine translation: it translates between two semantically equivalent but syntactically different representations of molecular structures, compressing the meaningful information both representations have in common in a low-dimensional representation vector. Once the model is trained, this representation can be extracted for any new molecule and utilized as a descriptor. In fair benchmarks with respect to various human-engineered molecular fingerprints and graph-convolution models, our method shows competitive performance in modelling quantitative structure–activity relationships in all analysed datasets. Additionally, we show that our descriptor significantly outperforms all baseline molecular fingerprints in two ligand-based virtual screening tasks. Overall, our descriptors show the most consistent performances in all experiments. The continuity of the descriptor space and the existence of the decoder that permits deducing a chemical structure from an embedding vector allow for exploration of the space and open up new opportunities for compound optimization and idea generation.","author":[{"dropping-particle":"","family":"Winter","given":"Robin","non-dropping-particle":"","parse-names":false,"suffix":""},{"dropping-particle":"","family":"Montanari","given":"Floriane","non-dropping-particle":"","parse-names":false,"suffix":""},{"dropping-particle":"","family":"Noé","given":"Frank","non-dropping-particle":"","parse-names":false,"suffix":""},{"dropping-particle":"","family":"Clevert","given":"Djork Arné","non-dropping-particle":"","parse-names":false,"suffix":""}],"container-title":"Chemical Science","id":"ITEM-3","issue":"6","issued":{"date-parts":[["2019"]]},"page":"1692-1701","title":"Learning continuous and data-driven molecular descriptors by translating equivalent chemical representations","type":"article-journal","volume":"10"},"uris":["http://www.mendeley.com/documents/?uuid=15b50ef7-ab83-45cb-ac96-e4212815e6a0"]}],"mendeley":{"formattedCitation":"[18–20]","plainTextFormattedCitation":"[18–20]","previouslyFormattedCitation":"[18–20]"},"properties":{"noteIndex":0},"schema":"https://github.com/citation-style-language/schema/raw/master/csl-citation.json"}</w:instrText>
      </w:r>
      <w:r w:rsidR="001060A6">
        <w:rPr>
          <w:rStyle w:val="FootnoteReference"/>
          <w:sz w:val="22"/>
          <w:lang w:val="en-GB"/>
        </w:rPr>
        <w:fldChar w:fldCharType="separate"/>
      </w:r>
      <w:r w:rsidR="00672925" w:rsidRPr="00672925">
        <w:rPr>
          <w:bCs/>
          <w:noProof/>
          <w:sz w:val="22"/>
        </w:rPr>
        <w:t>[18–20]</w:t>
      </w:r>
      <w:r w:rsidR="001060A6">
        <w:rPr>
          <w:rStyle w:val="FootnoteReference"/>
          <w:sz w:val="22"/>
          <w:lang w:val="en-GB"/>
        </w:rPr>
        <w:fldChar w:fldCharType="end"/>
      </w:r>
      <w:r>
        <w:rPr>
          <w:sz w:val="22"/>
          <w:lang w:val="en-GB"/>
        </w:rPr>
        <w:t xml:space="preserve">. Moreover, the latent space representation of a </w:t>
      </w:r>
      <w:r w:rsidR="007E4DB3">
        <w:rPr>
          <w:sz w:val="22"/>
          <w:lang w:val="en-GB"/>
        </w:rPr>
        <w:t xml:space="preserve">molecule </w:t>
      </w:r>
      <w:r w:rsidR="00FC6B12">
        <w:rPr>
          <w:sz w:val="22"/>
          <w:lang w:val="en-GB"/>
        </w:rPr>
        <w:t xml:space="preserve">can be used towards </w:t>
      </w:r>
      <w:r w:rsidR="00221CA7">
        <w:rPr>
          <w:sz w:val="22"/>
          <w:lang w:val="en-GB"/>
        </w:rPr>
        <w:t>optimizing QSAR endpoints</w:t>
      </w:r>
      <w:r w:rsidR="00D03DD5">
        <w:rPr>
          <w:sz w:val="22"/>
          <w:lang w:val="en-GB"/>
        </w:rPr>
        <w:t xml:space="preserve"> using </w:t>
      </w:r>
      <w:r w:rsidR="0014318F">
        <w:rPr>
          <w:sz w:val="22"/>
          <w:lang w:val="en-GB"/>
        </w:rPr>
        <w:t>GANs</w:t>
      </w:r>
      <w:r w:rsidR="003014E5">
        <w:rPr>
          <w:sz w:val="22"/>
          <w:lang w:val="en-GB"/>
        </w:rPr>
        <w:t xml:space="preserve"> </w:t>
      </w:r>
      <w:r w:rsidR="0014318F">
        <w:rPr>
          <w:rStyle w:val="FootnoteReference"/>
          <w:sz w:val="22"/>
          <w:lang w:val="en-GB"/>
        </w:rPr>
        <w:fldChar w:fldCharType="begin" w:fldLock="1"/>
      </w:r>
      <w:r w:rsidR="0058579E">
        <w:rPr>
          <w:sz w:val="22"/>
          <w:lang w:val="en-GB"/>
        </w:rPr>
        <w:instrText>ADDIN CSL_CITATION {"citationItems":[{"id":"ITEM-1","itemData":{"DOI":"10.1002/minf.201700123","ISBN":"5255506133","ISSN":"18681751","PMID":"29235269","abstract":"A major challenge in computational chemistry is the generation of novel molecular structures with desirable pharmacological and physiochemical properties. In this work, we investigate the potential use of autoencoder, a deep learning methodology, for de novo molecular design. Various generative autoencoders were used to map molecule structures into a continuous latent space and vice versa and their performance as structure generator was assessed. Our results show that the latent space preserves chemical similarity principle and thus can be used for the generation of analogue structures. Furthermore, the latent space created by autoencoders were searched systematically to generate novel compounds with predicted activity against dopamine receptor type 2 and compounds similar to known active compounds not included in the training set were identified.","author":[{"dropping-particle":"","family":"Blaschke","given":"Thomas","non-dropping-particle":"","parse-names":false,"suffix":""},{"dropping-particle":"","family":"Olivecrona","given":"Marcus","non-dropping-particle":"","parse-names":false,"suffix":""},{"dropping-particle":"","family":"Engkvist","given":"Ola","non-dropping-particle":"","parse-names":false,"suffix":""},{"dropping-particle":"","family":"Bajorath","given":"Jürgen","non-dropping-particle":"","parse-names":false,"suffix":""},{"dropping-particle":"","family":"Chen","given":"Hongming","non-dropping-particle":"","parse-names":false,"suffix":""}],"container-title":"Molecular Informatics","id":"ITEM-1","issue":"1","issued":{"date-parts":[["2018"]]},"page":"1-11","title":"Application of Generative Autoencoder in De Novo Molecular Design","type":"article-journal","volume":"37"},"uris":["http://www.mendeley.com/documents/?uuid=e1a3c6ea-43d2-4339-83b5-a970c62063ce"]}],"mendeley":{"formattedCitation":"[21]","plainTextFormattedCitation":"[21]","previouslyFormattedCitation":"[21]"},"properties":{"noteIndex":0},"schema":"https://github.com/citation-style-language/schema/raw/master/csl-citation.json"}</w:instrText>
      </w:r>
      <w:r w:rsidR="0014318F">
        <w:rPr>
          <w:rStyle w:val="FootnoteReference"/>
          <w:sz w:val="22"/>
          <w:lang w:val="en-GB"/>
        </w:rPr>
        <w:fldChar w:fldCharType="separate"/>
      </w:r>
      <w:r w:rsidR="00672925" w:rsidRPr="00672925">
        <w:rPr>
          <w:bCs/>
          <w:noProof/>
          <w:sz w:val="22"/>
        </w:rPr>
        <w:t>[21]</w:t>
      </w:r>
      <w:r w:rsidR="0014318F">
        <w:rPr>
          <w:rStyle w:val="FootnoteReference"/>
          <w:sz w:val="22"/>
          <w:lang w:val="en-GB"/>
        </w:rPr>
        <w:fldChar w:fldCharType="end"/>
      </w:r>
      <w:r w:rsidR="0014318F">
        <w:rPr>
          <w:sz w:val="22"/>
          <w:lang w:val="en-GB"/>
        </w:rPr>
        <w:t xml:space="preserve">, </w:t>
      </w:r>
      <w:r w:rsidR="00D03DD5">
        <w:rPr>
          <w:sz w:val="22"/>
          <w:lang w:val="en-GB"/>
        </w:rPr>
        <w:t>Bayesian</w:t>
      </w:r>
      <w:r w:rsidR="00D82161">
        <w:rPr>
          <w:sz w:val="22"/>
          <w:lang w:val="en-GB"/>
        </w:rPr>
        <w:t xml:space="preserve"> </w:t>
      </w:r>
      <w:r w:rsidR="0014318F">
        <w:rPr>
          <w:sz w:val="22"/>
          <w:lang w:val="en-GB"/>
        </w:rPr>
        <w:t xml:space="preserve">Optimization </w:t>
      </w:r>
      <w:r w:rsidR="001060A6">
        <w:rPr>
          <w:rStyle w:val="FootnoteReference"/>
          <w:sz w:val="22"/>
          <w:lang w:val="en-GB"/>
        </w:rPr>
        <w:fldChar w:fldCharType="begin" w:fldLock="1"/>
      </w:r>
      <w:r w:rsidR="0058579E">
        <w:rPr>
          <w:sz w:val="22"/>
          <w:lang w:val="en-GB"/>
        </w:rPr>
        <w:instrText>ADDIN CSL_CITATION {"citationItems":[{"id":"ITEM-1","itemData":{"DOI":"10.1021/acscentsci.7b00572","ISBN":"8659122866135","ISSN":"23747951","PMID":"22614679","abstract":"We report a method to convert discrete representations of molecules to and from a multidimensional continuous representation. This model allows us to generate new molecules for efficient exploration and optimization through open-ended spaces of chemical compounds. A deep neural network was trained on hundreds of thousands of existing chemical structures to construct three coupled functions: an encoder, a decoder and a predictor. The encoder converts the discrete representation of a molecule into a real-valued continuous vector, and the decoder converts these continuous vectors back to discrete molecular representations. The predictor estimates chemical properties from the latent continuous vector representation of the molecule. Continuous representations allow us to automatically generate novel chemical structures by performing simple operations in the latent space, such as decoding random vectors, perturbing known chemical structures, or interpolating between molecules. Continuous representations also allow the use of powerful gradient-based optimization to efficiently guide the search for optimized functional compounds. We demonstrate our method in the domain of drug-like molecules and also in the set of molecules with fewer that nine heavy atoms.","author":[{"dropping-particle":"","family":"Gómez-Bombarelli","given":"Rafael","non-dropping-particle":"","parse-names":false,"suffix":""},{"dropping-particle":"","family":"Wei","given":"Jennifer N.","non-dropping-particle":"","parse-names":false,"suffix":""},{"dropping-particle":"","family":"Duvenaud","given":"David","non-dropping-particle":"","parse-names":false,"suffix":""},{"dropping-particle":"","family":"Hernández-Lobato","given":"José Miguel","non-dropping-particle":"","parse-names":false,"suffix":""},{"dropping-particle":"","family":"Sánchez-Lengeling","given":"Benjamín","non-dropping-particle":"","parse-names":false,"suffix":""},{"dropping-particle":"","family":"Sheberla","given":"Dennis","non-dropping-particle":"","parse-names":false,"suffix":""},{"dropping-particle":"","family":"Aguilera-Iparraguirre","given":"Jorge","non-dropping-particle":"","parse-names":false,"suffix":""},{"dropping-particle":"","family":"Hirzel","given":"Timothy D.","non-dropping-particle":"","parse-names":false,"suffix":""},{"dropping-particle":"","family":"Adams","given":"Ryan P.","non-dropping-particle":"","parse-names":false,"suffix":""},{"dropping-particle":"","family":"Aspuru-Guzik","given":"Alán","non-dropping-particle":"","parse-names":false,"suffix":""}],"container-title":"ACS Central Science","id":"ITEM-1","issue":"2","issued":{"date-parts":[["2018"]]},"page":"268-276","title":"Automatic Chemical Design Using a Data-Driven Continuous Representation of Molecules","type":"article-journal","volume":"4"},"uris":["http://www.mendeley.com/documents/?uuid=bfd02541-7849-4640-9f62-93adc4cd68e5"]}],"mendeley":{"formattedCitation":"[15]","plainTextFormattedCitation":"[15]","previouslyFormattedCitation":"[15]"},"properties":{"noteIndex":0},"schema":"https://github.com/citation-style-language/schema/raw/master/csl-citation.json"}</w:instrText>
      </w:r>
      <w:r w:rsidR="001060A6">
        <w:rPr>
          <w:rStyle w:val="FootnoteReference"/>
          <w:sz w:val="22"/>
          <w:lang w:val="en-GB"/>
        </w:rPr>
        <w:fldChar w:fldCharType="separate"/>
      </w:r>
      <w:r w:rsidR="00672925" w:rsidRPr="00672925">
        <w:rPr>
          <w:noProof/>
          <w:sz w:val="22"/>
          <w:lang w:val="en-GB"/>
        </w:rPr>
        <w:t>[15]</w:t>
      </w:r>
      <w:r w:rsidR="001060A6">
        <w:rPr>
          <w:rStyle w:val="FootnoteReference"/>
          <w:sz w:val="22"/>
          <w:lang w:val="en-GB"/>
        </w:rPr>
        <w:fldChar w:fldCharType="end"/>
      </w:r>
      <w:r w:rsidR="00D82161">
        <w:rPr>
          <w:sz w:val="22"/>
          <w:lang w:val="en-GB"/>
        </w:rPr>
        <w:t xml:space="preserve"> or Particle Swarm</w:t>
      </w:r>
      <w:r w:rsidR="00D03DD5">
        <w:rPr>
          <w:sz w:val="22"/>
          <w:lang w:val="en-GB"/>
        </w:rPr>
        <w:t xml:space="preserve"> Optimization</w:t>
      </w:r>
      <w:r w:rsidR="00D82161">
        <w:rPr>
          <w:sz w:val="22"/>
          <w:lang w:val="en-GB"/>
        </w:rPr>
        <w:t xml:space="preserve"> </w:t>
      </w:r>
      <w:r w:rsidR="001060A6">
        <w:rPr>
          <w:rStyle w:val="FootnoteReference"/>
          <w:sz w:val="22"/>
          <w:lang w:val="en-GB"/>
        </w:rPr>
        <w:fldChar w:fldCharType="begin" w:fldLock="1"/>
      </w:r>
      <w:r w:rsidR="0058579E">
        <w:rPr>
          <w:sz w:val="22"/>
          <w:lang w:val="en-GB"/>
        </w:rPr>
        <w:instrText>ADDIN CSL_CITATION {"citationItems":[{"id":"ITEM-1","itemData":{"DOI":"10.1039/c9sc01928f","abstract":"One of the main challenges in small molecule drug discovery is finding novel chemical compounds with desirable properties. In this work, we propose a novel method that combines in silico prediction of molecular properties such as biological activity or pharmacokinet-ics with an in silico optimization algorithm, namely Particle Swarm Optimization. Our method takes a starting compound as input and proposes new molecules with more desirable (predicted) properties. It navigates a machine-learned continuous representation of a drug-like chemical space guided by a defined objective function. The objective function combines multiple in silico prediction models, defined desirability ranges and substructure constraints. We demonstrate that our proposed method is able to consistently find more desirable molecules for the studied tasks in relatively short time. We hope that our method can support medicinal chemists in accelerating and improving the lead optimization process.","author":[{"dropping-particle":"","family":"Winter","given":"Robin","non-dropping-particle":"","parse-names":false,"suffix":""},{"dropping-particle":"","family":"Montanari","given":"Floriane","non-dropping-particle":"","parse-names":false,"suffix":""},{"dropping-particle":"","family":"Steffen","given":"Andreas","non-dropping-particle":"","parse-names":false,"suffix":""},{"dropping-particle":"","family":"Briem","given":"Hans","non-dropping-particle":"","parse-names":false,"suffix":""},{"dropping-particle":"","family":"Noe","given":"Frank","non-dropping-particle":"","parse-names":false,"suffix":""},{"dropping-particle":"","family":"Clevert","given":"Djork-arné","non-dropping-particle":"","parse-names":false,"suffix":""},{"dropping-particle":"","family":"Winter","given":"Citation","non-dropping-particle":"","parse-names":false,"suffix":""},{"dropping-particle":"","family":"Winter","given":"Robin","non-dropping-particle":"","parse-names":false,"suffix":""},{"dropping-particle":"","family":"Montanari","given":"Floriane","non-dropping-particle":"","parse-names":false,"suffix":""},{"dropping-particle":"","family":"Steffen","given":"Andreas","non-dropping-particle":"","parse-names":false,"suffix":""},{"dropping-particle":"","family":"Briem","given":"Hans","non-dropping-particle":"","parse-names":false,"suffix":""},{"dropping-particle":"","family":"No","given":"Frank","non-dropping-particle":"","parse-names":false,"suffix":""}],"container-title":"Chemical Science","id":"ITEM-1","issued":{"date-parts":[["2019"]]},"title":"Efficient Multi-Objective Molecular Optimization in a Continuous Latent Space Efficient Multi-Objective Molecular Optimization in a Continuous Latent Space","type":"article-journal"},"uris":["http://www.mendeley.com/documents/?uuid=b4e10ea6-7d64-4dad-9fb2-c9a6dad65a95"]}],"mendeley":{"formattedCitation":"[22]","plainTextFormattedCitation":"[22]","previouslyFormattedCitation":"[22]"},"properties":{"noteIndex":0},"schema":"https://github.com/citation-style-language/schema/raw/master/csl-citation.json"}</w:instrText>
      </w:r>
      <w:r w:rsidR="001060A6">
        <w:rPr>
          <w:rStyle w:val="FootnoteReference"/>
          <w:sz w:val="22"/>
          <w:lang w:val="en-GB"/>
        </w:rPr>
        <w:fldChar w:fldCharType="separate"/>
      </w:r>
      <w:r w:rsidR="00672925" w:rsidRPr="00672925">
        <w:rPr>
          <w:noProof/>
          <w:sz w:val="22"/>
          <w:lang w:val="en-GB"/>
        </w:rPr>
        <w:t>[22]</w:t>
      </w:r>
      <w:r w:rsidR="001060A6">
        <w:rPr>
          <w:rStyle w:val="FootnoteReference"/>
          <w:sz w:val="22"/>
          <w:lang w:val="en-GB"/>
        </w:rPr>
        <w:fldChar w:fldCharType="end"/>
      </w:r>
      <w:r w:rsidR="00C511FF">
        <w:rPr>
          <w:sz w:val="22"/>
          <w:lang w:val="en-GB"/>
        </w:rPr>
        <w:t xml:space="preserve">. </w:t>
      </w:r>
      <w:r w:rsidR="00D82161">
        <w:rPr>
          <w:sz w:val="22"/>
          <w:lang w:val="en-GB"/>
        </w:rPr>
        <w:t>The combination of a heteroencoder</w:t>
      </w:r>
      <w:r w:rsidR="00C511FF">
        <w:rPr>
          <w:sz w:val="22"/>
          <w:lang w:val="en-GB"/>
        </w:rPr>
        <w:t xml:space="preserve"> </w:t>
      </w:r>
      <w:r w:rsidR="001060A6">
        <w:rPr>
          <w:rStyle w:val="FootnoteReference"/>
          <w:sz w:val="22"/>
          <w:lang w:val="en-GB"/>
        </w:rPr>
        <w:lastRenderedPageBreak/>
        <w:fldChar w:fldCharType="begin" w:fldLock="1"/>
      </w:r>
      <w:r w:rsidR="0058579E">
        <w:rPr>
          <w:sz w:val="22"/>
          <w:lang w:val="en-GB"/>
        </w:rPr>
        <w:instrText>ADDIN CSL_CITATION {"citationItems":[{"id":"ITEM-1","itemData":{"DOI":"10.3390/biom8040131","ISSN":"2218273X","abstract":"Chemical autoencoders are attractive models as they combine chemical space navigation with possibilities for de novo molecule generation in areas of interest. This enables them to produce focused chemical libraries around a single lead compound for employment early in a drug discovery project. Here, it is shown that the choice of chemical representation, such as strings from the simplified molecular-input line-entry system (SMILES), has a large influence on the properties of the latent space. It is further explored to what extent translating between different chemical representations influences the latent space similarity to the SMILES strings or circular fingerprints. By employing SMILES enumeration for either the encoder or decoder, it is found that the decoder has the largest influence on the properties of the latent space. Training a sequence to sequence heteroencoder based on recurrent neural networks (RNNs) with long short-term memory cells (LSTM) to predict different enumerated SMILES strings from the same canonical SMILES string gives the largest similarity between latent space distance and molecular similarity measured as circular fingerprints similarity. Using the output from the code layer in quantitative structure activity relationship (QSAR) of five molecular datasets shows that heteroencoder derived vectors markedly outperforms autoencoder derived vectors as well as models built using ECFP4 fingerprints, underlining the increased chemical relevance of the latent space. However, the use of enumeration during training of the decoder leads to a marked increase in the rate of decoding to different molecules than encoded, a tendency that can be counteracted with more complex network architectures.","author":[{"dropping-particle":"","family":"Bjerrum","given":"Esben Jannik","non-dropping-particle":"","parse-names":false,"suffix":""},{"dropping-particle":"","family":"Sattarov","given":"Boris","non-dropping-particle":"","parse-names":false,"suffix":""}],"container-title":"Biomolecules","id":"ITEM-1","issue":"4","issued":{"date-parts":[["2018"]]},"page":"1-13","title":"Improving Chemical Autoencoder Latent Space and Molecular De Novo Generation Diversity with Heteroencoders","type":"article-journal","volume":"8"},"uris":["http://www.mendeley.com/documents/?uuid=6b99cc1a-2646-469b-88f2-b48bdcc16e22"]}],"mendeley":{"formattedCitation":"[19]","plainTextFormattedCitation":"[19]","previouslyFormattedCitation":"[19]"},"properties":{"noteIndex":0},"schema":"https://github.com/citation-style-language/schema/raw/master/csl-citation.json"}</w:instrText>
      </w:r>
      <w:r w:rsidR="001060A6">
        <w:rPr>
          <w:rStyle w:val="FootnoteReference"/>
          <w:sz w:val="22"/>
          <w:lang w:val="en-GB"/>
        </w:rPr>
        <w:fldChar w:fldCharType="separate"/>
      </w:r>
      <w:r w:rsidR="00672925" w:rsidRPr="00672925">
        <w:rPr>
          <w:noProof/>
          <w:sz w:val="22"/>
          <w:lang w:val="en-GB"/>
        </w:rPr>
        <w:t>[19]</w:t>
      </w:r>
      <w:r w:rsidR="001060A6">
        <w:rPr>
          <w:rStyle w:val="FootnoteReference"/>
          <w:sz w:val="22"/>
          <w:lang w:val="en-GB"/>
        </w:rPr>
        <w:fldChar w:fldCharType="end"/>
      </w:r>
      <w:r w:rsidR="00D82161">
        <w:rPr>
          <w:sz w:val="22"/>
          <w:lang w:val="en-GB"/>
        </w:rPr>
        <w:t xml:space="preserve">, that is trained on pairs of randomized SMILES strings of the same molecule, with a generative adversarial network </w:t>
      </w:r>
      <w:r w:rsidR="00C511FF">
        <w:rPr>
          <w:sz w:val="22"/>
          <w:lang w:val="en-GB"/>
        </w:rPr>
        <w:t xml:space="preserve">(GAN) </w:t>
      </w:r>
      <w:r w:rsidR="001060A6">
        <w:rPr>
          <w:rStyle w:val="FootnoteReference"/>
          <w:sz w:val="22"/>
          <w:lang w:val="en-GB"/>
        </w:rPr>
        <w:fldChar w:fldCharType="begin" w:fldLock="1"/>
      </w:r>
      <w:r w:rsidR="0058579E">
        <w:rPr>
          <w:sz w:val="22"/>
          <w:lang w:val="en-GB"/>
        </w:rPr>
        <w:instrText>ADDIN CSL_CITATION {"citationItems":[{"id":"ITEM-1","itemData":{"DOI":"10.26434/chemrxiv.8299544","abstract":"Recently deep learning method has been used for generating novel structures. In the current study, we proposed a new deep learning method, LatentGAN, which combine an autoencoder and a generative adversarial neural network for doing de novo molecule design. We applied the method for structure generation in two scenarios, one is to generate random drug-like compounds and the other is to generate target biased compounds. Our results show that the method works well in both cases, in which sampled compounds from the trained model can largely occupy the same chemical space of the training set and still a substantial fraction of the generated compound are novel. The distribution of drug-likeness score for compounds sampled from LatentGAN is also similar to that of the training set.","author":[{"dropping-particle":"","family":"Prykhodko","given":"Oleksii","non-dropping-particle":"","parse-names":false,"suffix":""},{"dropping-particle":"","family":"Johansson","given":"Simon","non-dropping-particle":"","parse-names":false,"suffix":""},{"dropping-particle":"","family":"Kotsias","given":"Panagiotis-Christos","non-dropping-particle":"","parse-names":false,"suffix":""},{"dropping-particle":"","family":"Bjerrum","given":"Esben Jannik","non-dropping-particle":"","parse-names":false,"suffix":""},{"dropping-particle":"","family":"Engkvist","given":"Ola","non-dropping-particle":"","parse-names":false,"suffix":""},{"dropping-particle":"","family":"Chen","given":"Hongming","non-dropping-particle":"","parse-names":false,"suffix":""}],"container-title":"ChemRxiv","id":"ITEM-1","issued":{"date-parts":[["2019"]]},"title":"A De Novo Molecular Generation Method Using Latent Vector Based Generative Adversarial Network","type":"article-journal"},"uris":["http://www.mendeley.com/documents/?uuid=e2709bff-603a-4363-843d-6e412dc6869b"]}],"mendeley":{"formattedCitation":"[23]","plainTextFormattedCitation":"[23]","previouslyFormattedCitation":"[23]"},"properties":{"noteIndex":0},"schema":"https://github.com/citation-style-language/schema/raw/master/csl-citation.json"}</w:instrText>
      </w:r>
      <w:r w:rsidR="001060A6">
        <w:rPr>
          <w:rStyle w:val="FootnoteReference"/>
          <w:sz w:val="22"/>
          <w:lang w:val="en-GB"/>
        </w:rPr>
        <w:fldChar w:fldCharType="separate"/>
      </w:r>
      <w:r w:rsidR="00672925" w:rsidRPr="00672925">
        <w:rPr>
          <w:noProof/>
          <w:sz w:val="22"/>
          <w:lang w:val="en-GB"/>
        </w:rPr>
        <w:t>[23]</w:t>
      </w:r>
      <w:r w:rsidR="001060A6">
        <w:rPr>
          <w:rStyle w:val="FootnoteReference"/>
          <w:sz w:val="22"/>
          <w:lang w:val="en-GB"/>
        </w:rPr>
        <w:fldChar w:fldCharType="end"/>
      </w:r>
      <w:r w:rsidR="000D7995">
        <w:rPr>
          <w:sz w:val="22"/>
          <w:lang w:val="en-GB"/>
        </w:rPr>
        <w:t xml:space="preserve"> has </w:t>
      </w:r>
      <w:r w:rsidR="00F90585">
        <w:rPr>
          <w:sz w:val="22"/>
          <w:lang w:val="en-GB"/>
        </w:rPr>
        <w:t xml:space="preserve">further demonstrated </w:t>
      </w:r>
      <w:r w:rsidR="000D7995">
        <w:rPr>
          <w:sz w:val="22"/>
          <w:lang w:val="en-GB"/>
        </w:rPr>
        <w:t>automatic navigation</w:t>
      </w:r>
      <w:r w:rsidR="00DE4750">
        <w:rPr>
          <w:sz w:val="22"/>
          <w:lang w:val="en-GB"/>
        </w:rPr>
        <w:t xml:space="preserve"> </w:t>
      </w:r>
      <w:r w:rsidR="000D7995">
        <w:rPr>
          <w:sz w:val="22"/>
          <w:lang w:val="en-GB"/>
        </w:rPr>
        <w:t>towards properties of interest.</w:t>
      </w:r>
    </w:p>
    <w:p w14:paraId="0B796C32" w14:textId="3A42A802" w:rsidR="009E3B61" w:rsidRPr="009E3B61" w:rsidRDefault="009E3B61" w:rsidP="00757744">
      <w:pPr>
        <w:rPr>
          <w:sz w:val="22"/>
        </w:rPr>
      </w:pPr>
      <w:r>
        <w:rPr>
          <w:sz w:val="22"/>
        </w:rPr>
        <w:t xml:space="preserve">Alternatively, </w:t>
      </w:r>
      <w:r w:rsidR="008F5B9E">
        <w:rPr>
          <w:sz w:val="22"/>
        </w:rPr>
        <w:t xml:space="preserve">learning to </w:t>
      </w:r>
      <w:r w:rsidR="00CF259D">
        <w:rPr>
          <w:sz w:val="22"/>
        </w:rPr>
        <w:t xml:space="preserve">precondition the </w:t>
      </w:r>
      <w:r w:rsidR="0093420D">
        <w:rPr>
          <w:sz w:val="22"/>
        </w:rPr>
        <w:t xml:space="preserve">structure </w:t>
      </w:r>
      <w:r w:rsidR="00CF259D">
        <w:rPr>
          <w:sz w:val="22"/>
        </w:rPr>
        <w:t>generation eliminate</w:t>
      </w:r>
      <w:r w:rsidR="00997668">
        <w:rPr>
          <w:sz w:val="22"/>
        </w:rPr>
        <w:t>s</w:t>
      </w:r>
      <w:r w:rsidR="00CF259D">
        <w:rPr>
          <w:sz w:val="22"/>
        </w:rPr>
        <w:t xml:space="preserve"> the need for opt</w:t>
      </w:r>
      <w:r w:rsidR="00DE4750">
        <w:rPr>
          <w:sz w:val="22"/>
        </w:rPr>
        <w:t>imization loops</w:t>
      </w:r>
      <w:r w:rsidR="008F5B9E">
        <w:rPr>
          <w:sz w:val="22"/>
        </w:rPr>
        <w:t>. One approach demonstrated this</w:t>
      </w:r>
      <w:r w:rsidR="00C97C8D">
        <w:rPr>
          <w:sz w:val="22"/>
        </w:rPr>
        <w:t xml:space="preserve"> </w:t>
      </w:r>
      <w:r w:rsidR="00FD64BB">
        <w:rPr>
          <w:sz w:val="22"/>
        </w:rPr>
        <w:t xml:space="preserve">capability </w:t>
      </w:r>
      <w:r w:rsidR="00C97C8D">
        <w:rPr>
          <w:sz w:val="22"/>
        </w:rPr>
        <w:t>b</w:t>
      </w:r>
      <w:r w:rsidR="00CF259D">
        <w:rPr>
          <w:sz w:val="22"/>
        </w:rPr>
        <w:t xml:space="preserve">y concatenating </w:t>
      </w:r>
      <w:r w:rsidR="0060503D">
        <w:rPr>
          <w:sz w:val="22"/>
        </w:rPr>
        <w:t xml:space="preserve">a SMILES string with </w:t>
      </w:r>
      <w:r w:rsidR="00CF259D">
        <w:rPr>
          <w:sz w:val="22"/>
        </w:rPr>
        <w:t>the properties of interest as input to a variational autoencoder</w:t>
      </w:r>
      <w:r w:rsidR="00EF66F8">
        <w:rPr>
          <w:sz w:val="22"/>
        </w:rPr>
        <w:t xml:space="preserve"> </w:t>
      </w:r>
      <w:r w:rsidR="001060A6">
        <w:rPr>
          <w:rStyle w:val="FootnoteReference"/>
          <w:sz w:val="22"/>
        </w:rPr>
        <w:fldChar w:fldCharType="begin" w:fldLock="1"/>
      </w:r>
      <w:r w:rsidR="0058579E">
        <w:rPr>
          <w:sz w:val="22"/>
        </w:rPr>
        <w:instrText>ADDIN CSL_CITATION {"citationItems":[{"id":"ITEM-1","itemData":{"DOI":"10.1186/s13321-018-0286-7","ISSN":"17582946","PMID":"29995272","abstract":"We propose a molecular generative model based on the conditional variational autoencoder for de novo molecular design. It is specialized to control multiple molecular properties simultaneously by imposing them on a latent space. As a proof of concept, we demonstrate that it can be used to generate drug-like molecules with five target properties. We were also able to adjust a single property without changing the others and to manipulate it beyond the range of the dataset.","author":[{"dropping-particle":"","family":"Lim","given":"Jaechang","non-dropping-particle":"","parse-names":false,"suffix":""},{"dropping-particle":"","family":"Ryu","given":"Seongok","non-dropping-particle":"","parse-names":false,"suffix":""},{"dropping-particle":"","family":"Kim","given":"Jin Woo","non-dropping-particle":"","parse-names":false,"suffix":""},{"dropping-particle":"","family":"Kim","given":"Woo Youn","non-dropping-particle":"","parse-names":false,"suffix":""}],"container-title":"Journal of Cheminformatics","id":"ITEM-1","issue":"1","issued":{"date-parts":[["2018"]]},"page":"1-9","publisher":"Springer International Publishing","title":"Molecular generative model based on conditional variational autoencoder for de novo molecular design","type":"article-journal","volume":"10"},"uris":["http://www.mendeley.com/documents/?uuid=12470240-8bbe-44c6-88b6-17ecda343d1c"]}],"mendeley":{"formattedCitation":"[24]","plainTextFormattedCitation":"[24]","previouslyFormattedCitation":"[24]"},"properties":{"noteIndex":0},"schema":"https://github.com/citation-style-language/schema/raw/master/csl-citation.json"}</w:instrText>
      </w:r>
      <w:r w:rsidR="001060A6">
        <w:rPr>
          <w:rStyle w:val="FootnoteReference"/>
          <w:sz w:val="22"/>
        </w:rPr>
        <w:fldChar w:fldCharType="separate"/>
      </w:r>
      <w:r w:rsidR="00672925" w:rsidRPr="00672925">
        <w:rPr>
          <w:bCs/>
          <w:noProof/>
          <w:sz w:val="22"/>
        </w:rPr>
        <w:t>[24]</w:t>
      </w:r>
      <w:r w:rsidR="001060A6">
        <w:rPr>
          <w:rStyle w:val="FootnoteReference"/>
          <w:sz w:val="22"/>
        </w:rPr>
        <w:fldChar w:fldCharType="end"/>
      </w:r>
      <w:r w:rsidR="00C97C8D">
        <w:rPr>
          <w:sz w:val="22"/>
        </w:rPr>
        <w:t>.</w:t>
      </w:r>
      <w:r w:rsidR="002D0382">
        <w:rPr>
          <w:sz w:val="22"/>
        </w:rPr>
        <w:t xml:space="preserve"> </w:t>
      </w:r>
      <w:r w:rsidR="009464CD">
        <w:rPr>
          <w:sz w:val="22"/>
        </w:rPr>
        <w:t>Molecular</w:t>
      </w:r>
      <w:r w:rsidR="002D0382">
        <w:rPr>
          <w:sz w:val="22"/>
        </w:rPr>
        <w:t xml:space="preserve"> graphs</w:t>
      </w:r>
      <w:r w:rsidR="00C51CA9">
        <w:rPr>
          <w:sz w:val="22"/>
        </w:rPr>
        <w:t xml:space="preserve"> </w:t>
      </w:r>
      <w:r w:rsidR="00C51CA9">
        <w:rPr>
          <w:rStyle w:val="FootnoteReference"/>
          <w:sz w:val="22"/>
        </w:rPr>
        <w:fldChar w:fldCharType="begin" w:fldLock="1"/>
      </w:r>
      <w:r w:rsidR="0058579E">
        <w:rPr>
          <w:sz w:val="22"/>
        </w:rPr>
        <w:instrText>ADDIN CSL_CITATION {"citationItems":[{"id":"ITEM-1","itemData":{"abstract":"The problem of accelerating drug discovery relies heavily on automatic tools to optimize precursor molecules to afford them with better biochemical properties. Our work in this paper substantially extends prior state-of-the-art on graph-to-graph translation methods for molecular optimization. In particular, we realize coherent multi-resolution representations by interweaving trees over substructures with the atom-level encoding of the original molecular graph. Moreover, our graph decoder is fully autoregressive, and interleaves each step of adding a new substructure with the process of resolving its connectivity to the emerging molecule. We evaluate our model on multiple molecular optimization tasks and show that our model outperforms previous state-of-the-art baselines by a large margin.","author":[{"dropping-particle":"","family":"Wengong Jin,Regina Barzilay","given":"Tommi S Jaakkola","non-dropping-particle":"","parse-names":false,"suffix":""}],"container-title":"ChemRxiv","id":"ITEM-1","issued":{"date-parts":[["2019"]]},"title":"Multi-Resolution Autoregressive Graph-to-Graph Translation for Molecules","type":"article-journal","volume":"8266745"},"uris":["http://www.mendeley.com/documents/?uuid=ad3b8f54-58da-4c7c-a145-0d68c4cda416"]}],"mendeley":{"formattedCitation":"[25]","plainTextFormattedCitation":"[25]","previouslyFormattedCitation":"[25]"},"properties":{"noteIndex":0},"schema":"https://github.com/citation-style-language/schema/raw/master/csl-citation.json"}</w:instrText>
      </w:r>
      <w:r w:rsidR="00C51CA9">
        <w:rPr>
          <w:rStyle w:val="FootnoteReference"/>
          <w:sz w:val="22"/>
        </w:rPr>
        <w:fldChar w:fldCharType="separate"/>
      </w:r>
      <w:r w:rsidR="00672925" w:rsidRPr="00672925">
        <w:rPr>
          <w:noProof/>
          <w:sz w:val="22"/>
        </w:rPr>
        <w:t>[25]</w:t>
      </w:r>
      <w:r w:rsidR="00C51CA9">
        <w:rPr>
          <w:rStyle w:val="FootnoteReference"/>
          <w:sz w:val="22"/>
        </w:rPr>
        <w:fldChar w:fldCharType="end"/>
      </w:r>
      <w:r w:rsidR="00221A76">
        <w:rPr>
          <w:sz w:val="22"/>
        </w:rPr>
        <w:t xml:space="preserve"> have also been used in pairs along with the desired change in properties as </w:t>
      </w:r>
      <w:r w:rsidR="000442D8">
        <w:rPr>
          <w:sz w:val="22"/>
        </w:rPr>
        <w:t>conditions</w:t>
      </w:r>
      <w:r w:rsidR="00221A76">
        <w:rPr>
          <w:sz w:val="22"/>
        </w:rPr>
        <w:t xml:space="preserve"> to train a variational autoencoder on.</w:t>
      </w:r>
      <w:r w:rsidR="000442D8">
        <w:rPr>
          <w:sz w:val="22"/>
        </w:rPr>
        <w:t xml:space="preserve"> Latent representations that are generated from a GAN may also be exploited as input conditions for decod</w:t>
      </w:r>
      <w:r w:rsidR="00CB622F">
        <w:rPr>
          <w:sz w:val="22"/>
        </w:rPr>
        <w:t>ing architectures</w:t>
      </w:r>
      <w:r w:rsidR="000442D8">
        <w:rPr>
          <w:sz w:val="22"/>
        </w:rPr>
        <w:t xml:space="preserve"> </w:t>
      </w:r>
      <w:r w:rsidR="000442D8">
        <w:rPr>
          <w:sz w:val="22"/>
        </w:rPr>
        <w:fldChar w:fldCharType="begin" w:fldLock="1"/>
      </w:r>
      <w:r w:rsidR="0058579E">
        <w:rPr>
          <w:sz w:val="22"/>
        </w:rPr>
        <w:instrText>ADDIN CSL_CITATION {"citationItems":[{"id":"ITEM-1","itemData":{"DOI":"10.26434/chemrxiv.8299544","abstract":"Recently deep learning method has been used for generating novel structures. In the current study, we proposed a new deep learning method, LatentGAN, which combine an autoencoder and a generative adversarial neural network for doing de novo molecule design. We applied the method for structure generation in two scenarios, one is to generate random drug-like compounds and the other is to generate target biased compounds. Our results show that the method works well in both cases, in which sampled compounds from the trained model can largely occupy the same chemical space of the training set and still a substantial fraction of the generated compound are novel. The distribution of drug-likeness score for compounds sampled from LatentGAN is also similar to that of the training set.","author":[{"dropping-particle":"","family":"Prykhodko","given":"Oleksii","non-dropping-particle":"","parse-names":false,"suffix":""},{"dropping-particle":"","family":"Johansson","given":"Simon","non-dropping-particle":"","parse-names":false,"suffix":""},{"dropping-particle":"","family":"Kotsias","given":"Panagiotis-Christos","non-dropping-particle":"","parse-names":false,"suffix":""},{"dropping-particle":"","family":"Bjerrum","given":"Esben Jannik","non-dropping-particle":"","parse-names":false,"suffix":""},{"dropping-particle":"","family":"Engkvist","given":"Ola","non-dropping-particle":"","parse-names":false,"suffix":""},{"dropping-particle":"","family":"Chen","given":"Hongming","non-dropping-particle":"","parse-names":false,"suffix":""}],"container-title":"ChemRxiv","id":"ITEM-1","issued":{"date-parts":[["2019"]]},"title":"A De Novo Molecular Generation Method Using Latent Vector Based Generative Adversarial Network","type":"article-journal"},"uris":["http://www.mendeley.com/documents/?uuid=e2709bff-603a-4363-843d-6e412dc6869b"]}],"mendeley":{"formattedCitation":"[23]","plainTextFormattedCitation":"[23]","previouslyFormattedCitation":"[23]"},"properties":{"noteIndex":0},"schema":"https://github.com/citation-style-language/schema/raw/master/csl-citation.json"}</w:instrText>
      </w:r>
      <w:r w:rsidR="000442D8">
        <w:rPr>
          <w:sz w:val="22"/>
        </w:rPr>
        <w:fldChar w:fldCharType="separate"/>
      </w:r>
      <w:r w:rsidR="00672925" w:rsidRPr="00672925">
        <w:rPr>
          <w:noProof/>
          <w:sz w:val="22"/>
        </w:rPr>
        <w:t>[23]</w:t>
      </w:r>
      <w:r w:rsidR="000442D8">
        <w:rPr>
          <w:sz w:val="22"/>
        </w:rPr>
        <w:fldChar w:fldCharType="end"/>
      </w:r>
      <w:r w:rsidR="000442D8">
        <w:rPr>
          <w:sz w:val="22"/>
        </w:rPr>
        <w:t>.</w:t>
      </w:r>
    </w:p>
    <w:p w14:paraId="7F70126F" w14:textId="69EFAE4F" w:rsidR="00E07602" w:rsidRDefault="000442D8" w:rsidP="00607FEC">
      <w:pPr>
        <w:rPr>
          <w:sz w:val="22"/>
          <w:lang w:val="en-GB"/>
        </w:rPr>
      </w:pPr>
      <w:r>
        <w:rPr>
          <w:sz w:val="22"/>
          <w:lang w:val="en-GB"/>
        </w:rPr>
        <w:t>In this work</w:t>
      </w:r>
      <w:r w:rsidR="003014E5">
        <w:rPr>
          <w:sz w:val="22"/>
          <w:lang w:val="en-GB"/>
        </w:rPr>
        <w:t xml:space="preserve">, </w:t>
      </w:r>
      <w:r w:rsidR="00E0731E">
        <w:rPr>
          <w:sz w:val="22"/>
          <w:lang w:val="en-GB"/>
        </w:rPr>
        <w:t xml:space="preserve">we demonstrate </w:t>
      </w:r>
      <w:r w:rsidR="00CD4E22">
        <w:rPr>
          <w:sz w:val="22"/>
          <w:lang w:val="en-GB"/>
        </w:rPr>
        <w:t xml:space="preserve">that </w:t>
      </w:r>
      <w:r w:rsidR="00F7432E">
        <w:rPr>
          <w:sz w:val="22"/>
          <w:lang w:val="en-GB"/>
        </w:rPr>
        <w:t>molecule side information</w:t>
      </w:r>
      <w:r w:rsidR="000404E4">
        <w:rPr>
          <w:sz w:val="22"/>
          <w:lang w:val="en-GB"/>
        </w:rPr>
        <w:t>,</w:t>
      </w:r>
      <w:r w:rsidR="00F7432E">
        <w:rPr>
          <w:sz w:val="22"/>
          <w:lang w:val="en-GB"/>
        </w:rPr>
        <w:t xml:space="preserve"> such as </w:t>
      </w:r>
      <w:r w:rsidR="003D5749" w:rsidRPr="006E236B">
        <w:rPr>
          <w:sz w:val="22"/>
          <w:lang w:val="en-GB"/>
        </w:rPr>
        <w:t>molecular descriptors</w:t>
      </w:r>
      <w:r w:rsidR="000404E4">
        <w:rPr>
          <w:sz w:val="22"/>
          <w:lang w:val="en-GB"/>
        </w:rPr>
        <w:t>,</w:t>
      </w:r>
      <w:r w:rsidR="00CD4E22">
        <w:rPr>
          <w:sz w:val="22"/>
          <w:lang w:val="en-GB"/>
        </w:rPr>
        <w:t xml:space="preserve"> can be incorporated</w:t>
      </w:r>
      <w:r w:rsidR="003D5749" w:rsidRPr="006E236B">
        <w:rPr>
          <w:sz w:val="22"/>
          <w:lang w:val="en-GB"/>
        </w:rPr>
        <w:t xml:space="preserve"> into the </w:t>
      </w:r>
      <w:r w:rsidR="00F7432E">
        <w:rPr>
          <w:sz w:val="22"/>
          <w:lang w:val="en-GB"/>
        </w:rPr>
        <w:t>RNN</w:t>
      </w:r>
      <w:r w:rsidR="003014E5">
        <w:rPr>
          <w:sz w:val="22"/>
          <w:lang w:val="en-GB"/>
        </w:rPr>
        <w:t>-</w:t>
      </w:r>
      <w:r w:rsidR="00F7432E">
        <w:rPr>
          <w:sz w:val="22"/>
          <w:lang w:val="en-GB"/>
        </w:rPr>
        <w:t xml:space="preserve">based </w:t>
      </w:r>
      <w:r w:rsidR="003D5749" w:rsidRPr="006E236B">
        <w:rPr>
          <w:sz w:val="22"/>
          <w:lang w:val="en-GB"/>
        </w:rPr>
        <w:t>generative proces</w:t>
      </w:r>
      <w:r w:rsidR="00CF0352">
        <w:rPr>
          <w:sz w:val="22"/>
          <w:lang w:val="en-GB"/>
        </w:rPr>
        <w:t>s</w:t>
      </w:r>
      <w:r w:rsidR="00E0731E">
        <w:rPr>
          <w:sz w:val="22"/>
          <w:lang w:val="en-GB"/>
        </w:rPr>
        <w:t>.</w:t>
      </w:r>
      <w:r w:rsidR="00192BFB">
        <w:rPr>
          <w:sz w:val="22"/>
          <w:lang w:val="en-GB"/>
        </w:rPr>
        <w:t xml:space="preserve"> We construct conditional recurrent neural networks</w:t>
      </w:r>
      <w:r w:rsidR="00914CE7">
        <w:rPr>
          <w:sz w:val="22"/>
          <w:lang w:val="en-GB"/>
        </w:rPr>
        <w:t xml:space="preserve"> (cRNNs)</w:t>
      </w:r>
      <w:r w:rsidR="00192BFB">
        <w:rPr>
          <w:sz w:val="22"/>
          <w:lang w:val="en-GB"/>
        </w:rPr>
        <w:t xml:space="preserve"> by setting the internal states </w:t>
      </w:r>
      <w:r w:rsidR="00834BA4">
        <w:rPr>
          <w:sz w:val="22"/>
          <w:lang w:val="en-GB"/>
        </w:rPr>
        <w:t xml:space="preserve">of long short-term memory cells (LSTM </w:t>
      </w:r>
      <w:r w:rsidR="00834BA4">
        <w:rPr>
          <w:rStyle w:val="FootnoteReference"/>
          <w:sz w:val="22"/>
          <w:lang w:val="en-GB"/>
        </w:rPr>
        <w:fldChar w:fldCharType="begin" w:fldLock="1"/>
      </w:r>
      <w:r w:rsidR="0058579E">
        <w:rPr>
          <w:sz w:val="22"/>
          <w:lang w:val="en-GB"/>
        </w:rPr>
        <w:instrText>ADDIN CSL_CITATION {"citationItems":[{"id":"ITEM-1","itemData":{"author":[{"dropping-particle":"","family":"Hochreiter","given":"Sepp","non-dropping-particle":"","parse-names":false,"suffix":""},{"dropping-particle":"","family":"Schmidhuber","given":"Jürgen","non-dropping-particle":"","parse-names":false,"suffix":""}],"container-title":"Neural Computation","id":"ITEM-1","issue":"8","issued":{"date-parts":[["1997"]]},"page":"1-32","title":"Long Short-Term Memory","type":"article-journal","volume":"9"},"uris":["http://www.mendeley.com/documents/?uuid=a1f2fffb-5ff8-40af-8265-dbe9528d1bee"]}],"mendeley":{"formattedCitation":"[26]","plainTextFormattedCitation":"[26]","previouslyFormattedCitation":"[26]"},"properties":{"noteIndex":0},"schema":"https://github.com/citation-style-language/schema/raw/master/csl-citation.json"}</w:instrText>
      </w:r>
      <w:r w:rsidR="00834BA4">
        <w:rPr>
          <w:rStyle w:val="FootnoteReference"/>
          <w:sz w:val="22"/>
          <w:lang w:val="en-GB"/>
        </w:rPr>
        <w:fldChar w:fldCharType="separate"/>
      </w:r>
      <w:r w:rsidR="00672925" w:rsidRPr="00672925">
        <w:rPr>
          <w:bCs/>
          <w:noProof/>
          <w:sz w:val="22"/>
        </w:rPr>
        <w:t>[26]</w:t>
      </w:r>
      <w:r w:rsidR="00834BA4">
        <w:rPr>
          <w:rStyle w:val="FootnoteReference"/>
          <w:sz w:val="22"/>
          <w:lang w:val="en-GB"/>
        </w:rPr>
        <w:fldChar w:fldCharType="end"/>
      </w:r>
      <w:r w:rsidR="00CF699D">
        <w:rPr>
          <w:sz w:val="22"/>
          <w:lang w:val="en-GB"/>
        </w:rPr>
        <w:t>)</w:t>
      </w:r>
      <w:r w:rsidR="007F32A6">
        <w:rPr>
          <w:sz w:val="22"/>
          <w:lang w:val="en-GB"/>
        </w:rPr>
        <w:t xml:space="preserve"> as </w:t>
      </w:r>
      <w:r w:rsidR="00DD7B60">
        <w:rPr>
          <w:sz w:val="22"/>
          <w:lang w:val="en-GB"/>
        </w:rPr>
        <w:t xml:space="preserve"> the </w:t>
      </w:r>
      <w:r w:rsidR="00834BA4">
        <w:rPr>
          <w:sz w:val="22"/>
          <w:lang w:val="en-GB"/>
        </w:rPr>
        <w:t xml:space="preserve">input conditions. </w:t>
      </w:r>
      <w:r w:rsidR="00050AAE">
        <w:rPr>
          <w:sz w:val="22"/>
          <w:lang w:val="en-GB"/>
        </w:rPr>
        <w:t xml:space="preserve">The </w:t>
      </w:r>
      <w:r w:rsidR="00050AAE" w:rsidRPr="006E236B">
        <w:rPr>
          <w:sz w:val="22"/>
          <w:lang w:val="en-GB"/>
        </w:rPr>
        <w:t xml:space="preserve">architecture is </w:t>
      </w:r>
      <w:r w:rsidR="00050AAE">
        <w:rPr>
          <w:sz w:val="22"/>
          <w:lang w:val="en-GB"/>
        </w:rPr>
        <w:t xml:space="preserve">related to, but </w:t>
      </w:r>
      <w:r w:rsidR="00050AAE" w:rsidRPr="006E236B">
        <w:rPr>
          <w:sz w:val="22"/>
          <w:lang w:val="en-GB"/>
        </w:rPr>
        <w:t>conceptually simpler than</w:t>
      </w:r>
      <w:r w:rsidR="000404E4">
        <w:rPr>
          <w:sz w:val="22"/>
          <w:lang w:val="en-GB"/>
        </w:rPr>
        <w:t>,</w:t>
      </w:r>
      <w:r w:rsidR="00050AAE" w:rsidRPr="006E236B">
        <w:rPr>
          <w:sz w:val="22"/>
          <w:lang w:val="en-GB"/>
        </w:rPr>
        <w:t xml:space="preserve"> </w:t>
      </w:r>
      <w:r w:rsidR="00F75878" w:rsidRPr="006E236B">
        <w:rPr>
          <w:sz w:val="22"/>
          <w:lang w:val="en-GB"/>
        </w:rPr>
        <w:t>a</w:t>
      </w:r>
      <w:r w:rsidR="00050AAE" w:rsidRPr="006E236B">
        <w:rPr>
          <w:sz w:val="22"/>
          <w:lang w:val="en-GB"/>
        </w:rPr>
        <w:t xml:space="preserve"> </w:t>
      </w:r>
      <w:r w:rsidR="007F32A6">
        <w:rPr>
          <w:sz w:val="22"/>
          <w:lang w:val="en-GB"/>
        </w:rPr>
        <w:t xml:space="preserve">conditional </w:t>
      </w:r>
      <w:r w:rsidR="00050AAE" w:rsidRPr="006E236B">
        <w:rPr>
          <w:sz w:val="22"/>
          <w:lang w:val="en-GB"/>
        </w:rPr>
        <w:t xml:space="preserve">autoencoder </w:t>
      </w:r>
      <w:r w:rsidR="00FF1B6F">
        <w:rPr>
          <w:sz w:val="22"/>
          <w:lang w:val="en-GB"/>
        </w:rPr>
        <w:t>as we</w:t>
      </w:r>
      <w:r w:rsidR="00050AAE" w:rsidRPr="006E236B">
        <w:rPr>
          <w:sz w:val="22"/>
          <w:lang w:val="en-GB"/>
        </w:rPr>
        <w:t xml:space="preserve"> </w:t>
      </w:r>
      <w:r w:rsidR="007F32A6">
        <w:rPr>
          <w:sz w:val="22"/>
          <w:lang w:val="en-GB"/>
        </w:rPr>
        <w:t>only utilize</w:t>
      </w:r>
      <w:r w:rsidR="009B3E3E">
        <w:rPr>
          <w:sz w:val="22"/>
          <w:lang w:val="en-GB"/>
        </w:rPr>
        <w:t xml:space="preserve"> </w:t>
      </w:r>
      <w:r w:rsidR="00F76ABE">
        <w:rPr>
          <w:sz w:val="22"/>
          <w:lang w:val="en-GB"/>
        </w:rPr>
        <w:t>a</w:t>
      </w:r>
      <w:r w:rsidR="00750098">
        <w:rPr>
          <w:sz w:val="22"/>
          <w:lang w:val="en-GB"/>
        </w:rPr>
        <w:t>n</w:t>
      </w:r>
      <w:r w:rsidR="00F76ABE">
        <w:rPr>
          <w:sz w:val="22"/>
          <w:lang w:val="en-GB"/>
        </w:rPr>
        <w:t xml:space="preserve"> RNN</w:t>
      </w:r>
      <w:r w:rsidR="003014E5">
        <w:rPr>
          <w:sz w:val="22"/>
          <w:lang w:val="en-GB"/>
        </w:rPr>
        <w:t>-</w:t>
      </w:r>
      <w:r w:rsidR="00F76ABE">
        <w:rPr>
          <w:sz w:val="22"/>
          <w:lang w:val="en-GB"/>
        </w:rPr>
        <w:t>based de</w:t>
      </w:r>
      <w:r w:rsidR="009B3E3E">
        <w:rPr>
          <w:sz w:val="22"/>
          <w:lang w:val="en-GB"/>
        </w:rPr>
        <w:t xml:space="preserve">coder </w:t>
      </w:r>
      <w:r w:rsidR="007F32A6">
        <w:rPr>
          <w:sz w:val="22"/>
          <w:lang w:val="en-GB"/>
        </w:rPr>
        <w:t>part</w:t>
      </w:r>
      <w:r w:rsidR="003014E5">
        <w:rPr>
          <w:sz w:val="22"/>
          <w:lang w:val="en-GB"/>
        </w:rPr>
        <w:t>. The generation is conditioned</w:t>
      </w:r>
      <w:r w:rsidR="00F146DA">
        <w:rPr>
          <w:sz w:val="22"/>
          <w:lang w:val="en-GB"/>
        </w:rPr>
        <w:t xml:space="preserve"> </w:t>
      </w:r>
      <w:r w:rsidR="009B3E3E">
        <w:rPr>
          <w:sz w:val="22"/>
          <w:lang w:val="en-GB"/>
        </w:rPr>
        <w:t>with</w:t>
      </w:r>
      <w:r w:rsidR="00F146DA">
        <w:rPr>
          <w:sz w:val="22"/>
          <w:lang w:val="en-GB"/>
        </w:rPr>
        <w:t xml:space="preserve"> </w:t>
      </w:r>
      <w:r w:rsidR="009B3E3E">
        <w:rPr>
          <w:sz w:val="22"/>
          <w:lang w:val="en-GB"/>
        </w:rPr>
        <w:t xml:space="preserve">properties calculated </w:t>
      </w:r>
      <w:r w:rsidR="007F32A6">
        <w:rPr>
          <w:sz w:val="22"/>
          <w:lang w:val="en-GB"/>
        </w:rPr>
        <w:t xml:space="preserve">directly </w:t>
      </w:r>
      <w:r w:rsidR="00F146DA">
        <w:rPr>
          <w:sz w:val="22"/>
          <w:lang w:val="en-GB"/>
        </w:rPr>
        <w:t>from the molecular structure</w:t>
      </w:r>
      <w:r w:rsidR="00395D9C">
        <w:rPr>
          <w:sz w:val="22"/>
          <w:lang w:val="en-GB"/>
        </w:rPr>
        <w:t xml:space="preserve"> </w:t>
      </w:r>
      <w:r w:rsidR="007F32A6">
        <w:rPr>
          <w:sz w:val="22"/>
          <w:lang w:val="en-GB"/>
        </w:rPr>
        <w:t xml:space="preserve">or </w:t>
      </w:r>
      <w:r w:rsidR="00395D9C">
        <w:rPr>
          <w:sz w:val="22"/>
          <w:lang w:val="en-GB"/>
        </w:rPr>
        <w:t>QSAR models</w:t>
      </w:r>
      <w:r w:rsidR="000404E4">
        <w:rPr>
          <w:sz w:val="22"/>
          <w:lang w:val="en-GB"/>
        </w:rPr>
        <w:t>, thus</w:t>
      </w:r>
      <w:r w:rsidR="00F76ABE">
        <w:rPr>
          <w:sz w:val="22"/>
          <w:lang w:val="en-GB"/>
        </w:rPr>
        <w:t xml:space="preserve"> </w:t>
      </w:r>
      <w:r w:rsidR="003014E5">
        <w:rPr>
          <w:sz w:val="22"/>
          <w:lang w:val="en-GB"/>
        </w:rPr>
        <w:t xml:space="preserve">the </w:t>
      </w:r>
      <w:r w:rsidR="00F76ABE">
        <w:rPr>
          <w:sz w:val="22"/>
          <w:lang w:val="en-GB"/>
        </w:rPr>
        <w:t>encoder part is no longer needed</w:t>
      </w:r>
      <w:r w:rsidR="00242D35">
        <w:rPr>
          <w:sz w:val="22"/>
          <w:lang w:val="en-GB"/>
        </w:rPr>
        <w:t xml:space="preserve">. </w:t>
      </w:r>
      <w:r w:rsidR="00F75878">
        <w:rPr>
          <w:sz w:val="22"/>
          <w:lang w:val="en-GB"/>
        </w:rPr>
        <w:t xml:space="preserve">The conditional seed </w:t>
      </w:r>
      <w:r w:rsidR="000404E4">
        <w:rPr>
          <w:sz w:val="22"/>
          <w:lang w:val="en-GB"/>
        </w:rPr>
        <w:t xml:space="preserve">successfully </w:t>
      </w:r>
      <w:r w:rsidR="00F75878">
        <w:rPr>
          <w:sz w:val="22"/>
          <w:lang w:val="en-GB"/>
        </w:rPr>
        <w:t xml:space="preserve">steers the </w:t>
      </w:r>
      <w:r w:rsidR="000404E4">
        <w:rPr>
          <w:sz w:val="22"/>
          <w:lang w:val="en-GB"/>
        </w:rPr>
        <w:t xml:space="preserve">focus of the </w:t>
      </w:r>
      <w:r w:rsidR="00F75878">
        <w:rPr>
          <w:sz w:val="22"/>
          <w:lang w:val="en-GB"/>
        </w:rPr>
        <w:t>RNN</w:t>
      </w:r>
      <w:r w:rsidR="00F75878" w:rsidRPr="006E236B">
        <w:rPr>
          <w:sz w:val="22"/>
          <w:lang w:val="en-GB"/>
        </w:rPr>
        <w:t xml:space="preserve"> towards</w:t>
      </w:r>
      <w:r w:rsidR="00F75878">
        <w:rPr>
          <w:sz w:val="22"/>
          <w:lang w:val="en-GB"/>
        </w:rPr>
        <w:t xml:space="preserve"> </w:t>
      </w:r>
      <w:r w:rsidR="00F75878" w:rsidRPr="006E236B">
        <w:rPr>
          <w:sz w:val="22"/>
          <w:lang w:val="en-GB"/>
        </w:rPr>
        <w:t xml:space="preserve">a </w:t>
      </w:r>
      <w:proofErr w:type="gramStart"/>
      <w:r w:rsidR="00F75878" w:rsidRPr="006E236B">
        <w:rPr>
          <w:sz w:val="22"/>
          <w:lang w:val="en-GB"/>
        </w:rPr>
        <w:t>particular subset</w:t>
      </w:r>
      <w:proofErr w:type="gramEnd"/>
      <w:r w:rsidR="00F75878" w:rsidRPr="006E236B">
        <w:rPr>
          <w:sz w:val="22"/>
          <w:lang w:val="en-GB"/>
        </w:rPr>
        <w:t xml:space="preserve"> of the chemical domain, such as bioactive compounds with respect to a</w:t>
      </w:r>
      <w:r w:rsidR="00F75878">
        <w:rPr>
          <w:sz w:val="22"/>
          <w:lang w:val="en-GB"/>
        </w:rPr>
        <w:t xml:space="preserve"> specific</w:t>
      </w:r>
      <w:r w:rsidR="00F75878" w:rsidRPr="006E236B">
        <w:rPr>
          <w:sz w:val="22"/>
          <w:lang w:val="en-GB"/>
        </w:rPr>
        <w:t xml:space="preserve"> protein target</w:t>
      </w:r>
      <w:r w:rsidR="00F75878">
        <w:rPr>
          <w:sz w:val="22"/>
          <w:lang w:val="en-GB"/>
        </w:rPr>
        <w:t>. Our</w:t>
      </w:r>
      <w:r w:rsidR="00050AAE">
        <w:rPr>
          <w:sz w:val="22"/>
          <w:lang w:val="en-GB"/>
        </w:rPr>
        <w:t xml:space="preserve"> approach complements the existing state-of-the-art</w:t>
      </w:r>
      <w:r w:rsidR="004E779D">
        <w:rPr>
          <w:sz w:val="22"/>
          <w:lang w:val="en-GB"/>
        </w:rPr>
        <w:t xml:space="preserve"> </w:t>
      </w:r>
      <w:r w:rsidR="00F8774B">
        <w:rPr>
          <w:sz w:val="22"/>
          <w:lang w:val="en-GB"/>
        </w:rPr>
        <w:t xml:space="preserve">conditional </w:t>
      </w:r>
      <w:r w:rsidR="00F76ABE">
        <w:rPr>
          <w:sz w:val="22"/>
          <w:lang w:val="en-GB"/>
        </w:rPr>
        <w:t>generative models</w:t>
      </w:r>
      <w:r w:rsidR="00F8774B">
        <w:rPr>
          <w:sz w:val="22"/>
          <w:lang w:val="en-GB"/>
        </w:rPr>
        <w:t xml:space="preserve"> such as conditional VAE, reinforcement learning etc</w:t>
      </w:r>
      <w:r w:rsidR="00F75878">
        <w:rPr>
          <w:sz w:val="22"/>
          <w:lang w:val="en-GB"/>
        </w:rPr>
        <w:t xml:space="preserve">. and </w:t>
      </w:r>
      <w:r w:rsidR="004E779D">
        <w:rPr>
          <w:sz w:val="22"/>
          <w:lang w:val="en-GB"/>
        </w:rPr>
        <w:t>may</w:t>
      </w:r>
      <w:r w:rsidR="00F75878">
        <w:rPr>
          <w:sz w:val="22"/>
          <w:lang w:val="en-GB"/>
        </w:rPr>
        <w:t xml:space="preserve"> be used for populating molecular libraries.</w:t>
      </w:r>
    </w:p>
    <w:p w14:paraId="78DD8AC6" w14:textId="77777777" w:rsidR="00757744" w:rsidRPr="00757744" w:rsidRDefault="00757744" w:rsidP="00757744">
      <w:pPr>
        <w:rPr>
          <w:lang w:val="en-GB"/>
        </w:rPr>
      </w:pPr>
    </w:p>
    <w:p w14:paraId="79833CA6" w14:textId="0A3ADB0A" w:rsidR="00D52E56" w:rsidRPr="00D52E56" w:rsidRDefault="007B0F42" w:rsidP="00757744">
      <w:pPr>
        <w:pStyle w:val="Heading1"/>
        <w:rPr>
          <w:lang w:val="en-GB"/>
        </w:rPr>
      </w:pPr>
      <w:r>
        <w:rPr>
          <w:lang w:val="en-GB"/>
        </w:rPr>
        <w:t>Methods</w:t>
      </w:r>
    </w:p>
    <w:p w14:paraId="3ABAB2A7" w14:textId="77777777" w:rsidR="007B0F42" w:rsidRDefault="007B0F42" w:rsidP="007B0F42">
      <w:pPr>
        <w:pStyle w:val="Heading2"/>
        <w:rPr>
          <w:lang w:val="en-GB"/>
        </w:rPr>
      </w:pPr>
      <w:r>
        <w:rPr>
          <w:lang w:val="en-GB"/>
        </w:rPr>
        <w:t>Datasets</w:t>
      </w:r>
    </w:p>
    <w:p w14:paraId="02EED262" w14:textId="7C31318F" w:rsidR="00463F5F" w:rsidRDefault="007B0F42" w:rsidP="00B26747">
      <w:pPr>
        <w:rPr>
          <w:sz w:val="22"/>
          <w:lang w:val="en-GB"/>
        </w:rPr>
      </w:pPr>
      <w:r w:rsidRPr="00203D64">
        <w:rPr>
          <w:sz w:val="22"/>
          <w:lang w:val="en-GB"/>
        </w:rPr>
        <w:t>The datasets used in this work originate from two publicly available sources: ChEMBL</w:t>
      </w:r>
      <w:r w:rsidR="004E2647">
        <w:rPr>
          <w:sz w:val="22"/>
          <w:lang w:val="en-GB"/>
        </w:rPr>
        <w:t xml:space="preserve"> </w:t>
      </w:r>
      <w:r w:rsidRPr="00203D64">
        <w:rPr>
          <w:sz w:val="22"/>
          <w:lang w:val="en-GB"/>
        </w:rPr>
        <w:t xml:space="preserve"> </w:t>
      </w:r>
      <w:r w:rsidR="001060A6">
        <w:rPr>
          <w:rStyle w:val="FootnoteReference"/>
          <w:sz w:val="22"/>
          <w:lang w:val="en-GB"/>
        </w:rPr>
        <w:fldChar w:fldCharType="begin" w:fldLock="1"/>
      </w:r>
      <w:r w:rsidR="0058579E">
        <w:rPr>
          <w:sz w:val="22"/>
          <w:lang w:val="en-GB"/>
        </w:rPr>
        <w:instrText>ADDIN CSL_CITATION {"citationItems":[{"id":"ITEM-1","itemData":{"DOI":"10.1093/nar/gkw1074","ISSN":"13624962","abstract":"© 2016 The Author(s). ChEMBL is an open large-scale bioactivity database (https://www.ebi.ac.uk/chembl), previously described in the 2012 and 2014 Nucleic Acids Research Database Issues. Since then, alongside the continued extraction of data from the medicinal chemistry literature, new sources of bioactivity data have also been added to the database. These include: deposited data sets from neglected disease screening; crop protection data; drug metabolism and disposition data and bioactivity data from patents. A number of improvements and new features have also been incorporated. These include the annotation of assays and targets using ontologies, the inclusion of targets and indications for clinical candidates, addition of metabolic pathways for drugs and calculation of structural alerts. The ChEMBL data can be accessed via a web-interface, RDF distribution, data downloads and RESTful web-services.","author":[{"dropping-particle":"","family":"Gaulton","given":"Anna","non-dropping-particle":"","parse-names":false,"suffix":""},{"dropping-particle":"","family":"Hersey","given":"Anne","non-dropping-particle":"","parse-names":false,"suffix":""},{"dropping-particle":"","family":"Nowotka","given":"Micha L.","non-dropping-particle":"","parse-names":false,"suffix":""},{"dropping-particle":"","family":"Patricia Bento","given":"A.","non-dropping-particle":"","parse-names":false,"suffix":""},{"dropping-particle":"","family":"Chambers","given":"Jon","non-dropping-particle":"","parse-names":false,"suffix":""},{"dropping-particle":"","family":"Mendez","given":"David","non-dropping-particle":"","parse-names":false,"suffix":""},{"dropping-particle":"","family":"Mutowo","given":"Prudence","non-dropping-particle":"","parse-names":false,"suffix":""},{"dropping-particle":"","family":"Atkinson","given":"Francis","non-dropping-particle":"","parse-names":false,"suffix":""},{"dropping-particle":"","family":"Bellis","given":"Louisa J.","non-dropping-particle":"","parse-names":false,"suffix":""},{"dropping-particle":"","family":"Cibrian-Uhalte","given":"Elena","non-dropping-particle":"","parse-names":false,"suffix":""},{"dropping-particle":"","family":"Davies","given":"Mark","non-dropping-particle":"","parse-names":false,"suffix":""},{"dropping-particle":"","family":"Dedman","given":"Nathan","non-dropping-particle":"","parse-names":false,"suffix":""},{"dropping-particle":"","family":"Karlsson","given":"Anneli","non-dropping-particle":"","parse-names":false,"suffix":""},{"dropping-particle":"","family":"Magarinos","given":"Maŕia Paula","non-dropping-particle":"","parse-names":false,"suffix":""},{"dropping-particle":"","family":"Overington","given":"John P.","non-dropping-particle":"","parse-names":false,"suffix":""},{"dropping-particle":"","family":"Papadatos","given":"George","non-dropping-particle":"","parse-names":false,"suffix":""},{"dropping-particle":"","family":"Smit","given":"Ines","non-dropping-particle":"","parse-names":false,"suffix":""},{"dropping-particle":"","family":"Leach","given":"Andrew R.","non-dropping-particle":"","parse-names":false,"suffix":""}],"container-title":"Nucleic Acids Research","id":"ITEM-1","issue":"D1","issued":{"date-parts":[["2017"]]},"page":"D945-D954","title":"The ChEMBL database in 2017","type":"article-journal","volume":"45"},"uris":["http://www.mendeley.com/documents/?uuid=30144004-b225-43f9-bb61-77f7dce8b01e"]}],"mendeley":{"formattedCitation":"[27]","plainTextFormattedCitation":"[27]","previouslyFormattedCitation":"[27]"},"properties":{"noteIndex":0},"schema":"https://github.com/citation-style-language/schema/raw/master/csl-citation.json"}</w:instrText>
      </w:r>
      <w:r w:rsidR="001060A6">
        <w:rPr>
          <w:rStyle w:val="FootnoteReference"/>
          <w:sz w:val="22"/>
          <w:lang w:val="en-GB"/>
        </w:rPr>
        <w:fldChar w:fldCharType="separate"/>
      </w:r>
      <w:r w:rsidR="00672925" w:rsidRPr="00672925">
        <w:rPr>
          <w:bCs/>
          <w:noProof/>
          <w:sz w:val="22"/>
        </w:rPr>
        <w:t>[27]</w:t>
      </w:r>
      <w:r w:rsidR="001060A6">
        <w:rPr>
          <w:rStyle w:val="FootnoteReference"/>
          <w:sz w:val="22"/>
          <w:lang w:val="en-GB"/>
        </w:rPr>
        <w:fldChar w:fldCharType="end"/>
      </w:r>
      <w:r w:rsidR="00B71A4E">
        <w:rPr>
          <w:sz w:val="22"/>
          <w:lang w:val="en-GB"/>
        </w:rPr>
        <w:t xml:space="preserve"> </w:t>
      </w:r>
      <w:r w:rsidRPr="00203D64">
        <w:rPr>
          <w:sz w:val="22"/>
          <w:lang w:val="en-GB"/>
        </w:rPr>
        <w:t>and ExCAPE-DB</w:t>
      </w:r>
      <w:r w:rsidR="00887F85">
        <w:rPr>
          <w:sz w:val="22"/>
          <w:lang w:val="en-GB"/>
        </w:rPr>
        <w:t xml:space="preserve"> </w:t>
      </w:r>
      <w:r w:rsidR="001060A6">
        <w:rPr>
          <w:rStyle w:val="FootnoteReference"/>
          <w:sz w:val="22"/>
          <w:lang w:val="en-GB"/>
        </w:rPr>
        <w:fldChar w:fldCharType="begin" w:fldLock="1"/>
      </w:r>
      <w:r w:rsidR="0058579E">
        <w:rPr>
          <w:sz w:val="22"/>
          <w:lang w:val="en-GB"/>
        </w:rPr>
        <w:instrText>ADDIN CSL_CITATION {"citationItems":[{"id":"ITEM-1","itemData":{"DOI":"10.1186/s13321-017-0203-5","ISSN":"17582946","abstract":"Chemogenomics data generally refers to the activity data of chemical compounds on an array of protein targets and represents an important source of information for building in silico target prediction models. The increasing volume of chemogenomics data offers exciting opportunities to build models based on Big Data. Preparing a high quality data set is a vital step in realizing this goal and this work aims to compile such a comprehensive chemogenomics dataset. This dataset comprises over 70 million SAR data points from publicly available databases (PubChem and ChEMBL) including structure, target information and activity annotations. Our aspiration is to create a useful chemogenomics resource reflecting industry-scale data not only for building predictive models of in silico polypharmacology and off-target effects but also for the validation of cheminformatics approaches in general.","author":[{"dropping-particle":"","family":"Sun","given":"Jiangming","non-dropping-particle":"","parse-names":false,"suffix":""},{"dropping-particle":"","family":"Jeliazkova","given":"Nina","non-dropping-particle":"","parse-names":false,"suffix":""},{"dropping-particle":"","family":"Chupakin","given":"Vladimir","non-dropping-particle":"","parse-names":false,"suffix":""},{"dropping-particle":"","family":"Golib-Dzib","given":"Jose Felipe","non-dropping-particle":"","parse-names":false,"suffix":""},{"dropping-particle":"","family":"Engkvist","given":"Ola","non-dropping-particle":"","parse-names":false,"suffix":""},{"dropping-particle":"","family":"Carlsson","given":"Lars","non-dropping-particle":"","parse-names":false,"suffix":""},{"dropping-particle":"","family":"Wegner","given":"Jörg","non-dropping-particle":"","parse-names":false,"suffix":""},{"dropping-particle":"","family":"Ceulemans","given":"Hugo","non-dropping-particle":"","parse-names":false,"suffix":""},{"dropping-particle":"","family":"Georgiev","given":"Ivan","non-dropping-particle":"","parse-names":false,"suffix":""},{"dropping-particle":"","family":"Jeliazkov","given":"Vedrin","non-dropping-particle":"","parse-names":false,"suffix":""},{"dropping-particle":"","family":"Kochev","given":"Nikolay","non-dropping-particle":"","parse-names":false,"suffix":""},{"dropping-particle":"","family":"Ashby","given":"Thomas J.","non-dropping-particle":"","parse-names":false,"suffix":""},{"dropping-particle":"","family":"Chen","given":"Hongming","non-dropping-particle":"","parse-names":false,"suffix":""}],"container-title":"Journal of Cheminformatics","id":"ITEM-1","issue":"1","issued":{"date-parts":[["2017"]]},"page":"1-9","publisher":"Springer International Publishing","title":"ExCAPE-DB: An integrated large scale dataset facilitating Big Data analysis in chemogenomics","type":"article-journal","volume":"9"},"uris":["http://www.mendeley.com/documents/?uuid=098475f0-a8ac-4b1e-b281-a6de1f4cdaaf"]}],"mendeley":{"formattedCitation":"[28]","plainTextFormattedCitation":"[28]","previouslyFormattedCitation":"[28]"},"properties":{"noteIndex":0},"schema":"https://github.com/citation-style-language/schema/raw/master/csl-citation.json"}</w:instrText>
      </w:r>
      <w:r w:rsidR="001060A6">
        <w:rPr>
          <w:rStyle w:val="FootnoteReference"/>
          <w:sz w:val="22"/>
          <w:lang w:val="en-GB"/>
        </w:rPr>
        <w:fldChar w:fldCharType="separate"/>
      </w:r>
      <w:r w:rsidR="00672925" w:rsidRPr="00672925">
        <w:rPr>
          <w:bCs/>
          <w:noProof/>
          <w:sz w:val="22"/>
        </w:rPr>
        <w:t>[28]</w:t>
      </w:r>
      <w:r w:rsidR="001060A6">
        <w:rPr>
          <w:rStyle w:val="FootnoteReference"/>
          <w:sz w:val="22"/>
          <w:lang w:val="en-GB"/>
        </w:rPr>
        <w:fldChar w:fldCharType="end"/>
      </w:r>
      <w:r w:rsidRPr="00203D64">
        <w:rPr>
          <w:sz w:val="22"/>
          <w:lang w:val="en-GB"/>
        </w:rPr>
        <w:t xml:space="preserve">. </w:t>
      </w:r>
      <w:r w:rsidR="00380030">
        <w:rPr>
          <w:sz w:val="22"/>
          <w:lang w:val="en-GB"/>
        </w:rPr>
        <w:t xml:space="preserve">Data from </w:t>
      </w:r>
      <w:r w:rsidR="00380030" w:rsidRPr="00203D64">
        <w:rPr>
          <w:sz w:val="22"/>
          <w:lang w:val="en-GB"/>
        </w:rPr>
        <w:t xml:space="preserve">ChEMBL </w:t>
      </w:r>
      <w:r w:rsidRPr="00203D64">
        <w:rPr>
          <w:sz w:val="22"/>
          <w:lang w:val="en-GB"/>
        </w:rPr>
        <w:t xml:space="preserve">was used to train the generative neural network and </w:t>
      </w:r>
      <w:r w:rsidR="001D0D4D">
        <w:rPr>
          <w:sz w:val="22"/>
          <w:lang w:val="en-GB"/>
        </w:rPr>
        <w:t xml:space="preserve">data from </w:t>
      </w:r>
      <w:r w:rsidR="004E2647">
        <w:rPr>
          <w:sz w:val="22"/>
          <w:lang w:val="en-GB"/>
        </w:rPr>
        <w:t xml:space="preserve">the </w:t>
      </w:r>
      <w:r w:rsidR="00EB26F3">
        <w:rPr>
          <w:sz w:val="22"/>
          <w:lang w:val="en-GB"/>
        </w:rPr>
        <w:t>dopamine receptor D2 (</w:t>
      </w:r>
      <w:r w:rsidR="004E2647">
        <w:rPr>
          <w:sz w:val="22"/>
          <w:lang w:val="en-GB"/>
        </w:rPr>
        <w:t>DRD2</w:t>
      </w:r>
      <w:r w:rsidR="00EB26F3">
        <w:rPr>
          <w:sz w:val="22"/>
          <w:lang w:val="en-GB"/>
        </w:rPr>
        <w:t>)</w:t>
      </w:r>
      <w:r w:rsidR="004E2647">
        <w:rPr>
          <w:sz w:val="22"/>
          <w:lang w:val="en-GB"/>
        </w:rPr>
        <w:t xml:space="preserve"> target </w:t>
      </w:r>
      <w:r w:rsidR="00EB26F3">
        <w:rPr>
          <w:sz w:val="22"/>
          <w:lang w:val="en-GB"/>
        </w:rPr>
        <w:t>data in</w:t>
      </w:r>
      <w:r w:rsidR="001D0D4D">
        <w:rPr>
          <w:sz w:val="22"/>
          <w:lang w:val="en-GB"/>
        </w:rPr>
        <w:t xml:space="preserve"> </w:t>
      </w:r>
      <w:r w:rsidR="001D0D4D" w:rsidRPr="00203D64">
        <w:rPr>
          <w:sz w:val="22"/>
          <w:lang w:val="en-GB"/>
        </w:rPr>
        <w:t>ExCAPE-DB</w:t>
      </w:r>
      <w:r w:rsidR="001D0D4D">
        <w:rPr>
          <w:sz w:val="22"/>
          <w:lang w:val="en-GB"/>
        </w:rPr>
        <w:t xml:space="preserve"> was used </w:t>
      </w:r>
      <w:r w:rsidRPr="00203D64">
        <w:rPr>
          <w:sz w:val="22"/>
          <w:lang w:val="en-GB"/>
        </w:rPr>
        <w:t xml:space="preserve">to train a </w:t>
      </w:r>
      <w:r w:rsidR="001D0D4D" w:rsidRPr="00203D64">
        <w:rPr>
          <w:sz w:val="22"/>
          <w:lang w:val="en-GB"/>
        </w:rPr>
        <w:t>Quantitative Structure-Activity Relationship (QSAR) model</w:t>
      </w:r>
      <w:r w:rsidR="001D0D4D">
        <w:rPr>
          <w:sz w:val="22"/>
          <w:lang w:val="en-GB"/>
        </w:rPr>
        <w:t xml:space="preserve"> using a </w:t>
      </w:r>
      <w:r w:rsidR="00A371FA">
        <w:rPr>
          <w:sz w:val="22"/>
          <w:lang w:val="en-GB"/>
        </w:rPr>
        <w:t>s</w:t>
      </w:r>
      <w:r w:rsidRPr="00203D64">
        <w:rPr>
          <w:sz w:val="22"/>
          <w:lang w:val="en-GB"/>
        </w:rPr>
        <w:t xml:space="preserve">upport </w:t>
      </w:r>
      <w:r w:rsidR="000F3575">
        <w:rPr>
          <w:sz w:val="22"/>
          <w:lang w:val="en-GB"/>
        </w:rPr>
        <w:t>vector</w:t>
      </w:r>
      <w:r w:rsidRPr="00203D64">
        <w:rPr>
          <w:sz w:val="22"/>
          <w:lang w:val="en-GB"/>
        </w:rPr>
        <w:t xml:space="preserve"> </w:t>
      </w:r>
      <w:r w:rsidR="000F3575">
        <w:rPr>
          <w:sz w:val="22"/>
          <w:lang w:val="en-GB"/>
        </w:rPr>
        <w:t>c</w:t>
      </w:r>
      <w:r w:rsidRPr="00203D64">
        <w:rPr>
          <w:sz w:val="22"/>
          <w:lang w:val="en-GB"/>
        </w:rPr>
        <w:t>lassification model to estimate the potency of a generated compound towards DRD2</w:t>
      </w:r>
      <w:r w:rsidR="000F3575">
        <w:rPr>
          <w:sz w:val="22"/>
          <w:lang w:val="en-GB"/>
        </w:rPr>
        <w:t>.</w:t>
      </w:r>
    </w:p>
    <w:p w14:paraId="47B71304" w14:textId="77777777" w:rsidR="007041D8" w:rsidRDefault="007041D8" w:rsidP="00B26747">
      <w:pPr>
        <w:rPr>
          <w:sz w:val="22"/>
          <w:lang w:val="en-GB"/>
        </w:rPr>
      </w:pPr>
    </w:p>
    <w:p w14:paraId="3FA6E20B" w14:textId="77777777" w:rsidR="007041D8" w:rsidRPr="00203D64" w:rsidRDefault="007041D8" w:rsidP="00147A43">
      <w:pPr>
        <w:pStyle w:val="Heading4"/>
      </w:pPr>
      <w:r>
        <w:lastRenderedPageBreak/>
        <w:t>ChEMBL</w:t>
      </w:r>
    </w:p>
    <w:p w14:paraId="003A8635" w14:textId="4305B83D" w:rsidR="007041D8" w:rsidRDefault="007041D8" w:rsidP="007041D8">
      <w:pPr>
        <w:rPr>
          <w:lang w:val="en-GB"/>
        </w:rPr>
      </w:pPr>
      <w:r w:rsidRPr="00203D64">
        <w:rPr>
          <w:sz w:val="22"/>
          <w:lang w:val="en-GB"/>
        </w:rPr>
        <w:t xml:space="preserve">The neural network was trained with a subset of the </w:t>
      </w:r>
      <w:r>
        <w:rPr>
          <w:sz w:val="22"/>
          <w:lang w:val="en-GB"/>
        </w:rPr>
        <w:t>ChEMBL version 25</w:t>
      </w:r>
      <w:r w:rsidRPr="00203D64">
        <w:rPr>
          <w:sz w:val="22"/>
          <w:lang w:val="en-GB"/>
        </w:rPr>
        <w:t>. Initially, the complete dataset has been standardized using the MolVS Python module</w:t>
      </w:r>
      <w:r>
        <w:rPr>
          <w:sz w:val="22"/>
          <w:lang w:val="en-GB"/>
        </w:rPr>
        <w:t xml:space="preserve"> </w:t>
      </w:r>
      <w:r w:rsidR="001060A6">
        <w:rPr>
          <w:rStyle w:val="FootnoteReference"/>
          <w:sz w:val="22"/>
          <w:lang w:val="en-GB"/>
        </w:rPr>
        <w:fldChar w:fldCharType="begin" w:fldLock="1"/>
      </w:r>
      <w:r w:rsidR="0058579E">
        <w:rPr>
          <w:sz w:val="22"/>
          <w:lang w:val="en-GB"/>
        </w:rPr>
        <w:instrText>ADDIN CSL_CITATION {"citationItems":[{"id":"ITEM-1","itemData":{"container-title":"https://molvs.readthedocs.io/en/latest/, v0.1.1","id":"ITEM-1","issued":{"date-parts":[["2019"]]},"title":"MolVS: Molecule Validation and Standardization","type":"webpage"},"uris":["http://www.mendeley.com/documents/?uuid=777a9cf3-4b8a-4640-ba63-51aa3f05e9a7"]}],"mendeley":{"formattedCitation":"[29]","plainTextFormattedCitation":"[29]","previouslyFormattedCitation":"[29]"},"properties":{"noteIndex":0},"schema":"https://github.com/citation-style-language/schema/raw/master/csl-citation.json"}</w:instrText>
      </w:r>
      <w:r w:rsidR="001060A6">
        <w:rPr>
          <w:rStyle w:val="FootnoteReference"/>
          <w:sz w:val="22"/>
          <w:lang w:val="en-GB"/>
        </w:rPr>
        <w:fldChar w:fldCharType="separate"/>
      </w:r>
      <w:r w:rsidR="00672925" w:rsidRPr="00672925">
        <w:rPr>
          <w:noProof/>
          <w:sz w:val="22"/>
          <w:lang w:val="en-GB"/>
        </w:rPr>
        <w:t>[29]</w:t>
      </w:r>
      <w:r w:rsidR="001060A6">
        <w:rPr>
          <w:rStyle w:val="FootnoteReference"/>
          <w:sz w:val="22"/>
          <w:lang w:val="en-GB"/>
        </w:rPr>
        <w:fldChar w:fldCharType="end"/>
      </w:r>
      <w:r>
        <w:rPr>
          <w:sz w:val="22"/>
          <w:lang w:val="en-GB"/>
        </w:rPr>
        <w:t xml:space="preserve"> using the super parent setting</w:t>
      </w:r>
      <w:r w:rsidRPr="00203D64">
        <w:rPr>
          <w:sz w:val="22"/>
          <w:lang w:val="en-GB"/>
        </w:rPr>
        <w:t xml:space="preserve">, which </w:t>
      </w:r>
      <w:r>
        <w:rPr>
          <w:sz w:val="22"/>
          <w:lang w:val="en-GB"/>
        </w:rPr>
        <w:t>standardizes fragment, charge, isotope, stereochemistry and tautomeric states.</w:t>
      </w:r>
      <w:r w:rsidRPr="00203D64">
        <w:rPr>
          <w:sz w:val="22"/>
          <w:lang w:val="en-GB"/>
        </w:rPr>
        <w:t xml:space="preserve"> </w:t>
      </w:r>
      <w:r>
        <w:rPr>
          <w:sz w:val="22"/>
          <w:lang w:val="en-GB"/>
        </w:rPr>
        <w:t xml:space="preserve">Molecules were filtered to only </w:t>
      </w:r>
      <w:r w:rsidRPr="00203D64">
        <w:rPr>
          <w:sz w:val="22"/>
          <w:lang w:val="en-GB"/>
        </w:rPr>
        <w:t>contain the atoms [H, C, N, O, F, S, Cl, Br] with total heavy atoms less than 50. Next, the known active molecules found in the DRD2 dataset</w:t>
      </w:r>
      <w:r w:rsidR="007B318A">
        <w:rPr>
          <w:sz w:val="22"/>
          <w:lang w:val="en-GB"/>
        </w:rPr>
        <w:t xml:space="preserve"> (see</w:t>
      </w:r>
      <w:r w:rsidR="00EA29A4">
        <w:rPr>
          <w:sz w:val="22"/>
          <w:lang w:val="en-GB"/>
        </w:rPr>
        <w:t xml:space="preserve"> below)</w:t>
      </w:r>
      <w:r w:rsidRPr="00203D64">
        <w:rPr>
          <w:sz w:val="22"/>
          <w:lang w:val="en-GB"/>
        </w:rPr>
        <w:t xml:space="preserve"> were removed from </w:t>
      </w:r>
      <w:r>
        <w:rPr>
          <w:sz w:val="22"/>
          <w:lang w:val="en-GB"/>
        </w:rPr>
        <w:t>the dataset. The</w:t>
      </w:r>
      <w:r w:rsidRPr="00203D64">
        <w:rPr>
          <w:sz w:val="22"/>
          <w:lang w:val="en-GB"/>
        </w:rPr>
        <w:t xml:space="preserve"> dataset was split into train</w:t>
      </w:r>
      <w:r w:rsidR="005C3A23">
        <w:rPr>
          <w:sz w:val="22"/>
          <w:lang w:val="en-GB"/>
        </w:rPr>
        <w:t xml:space="preserve">ing </w:t>
      </w:r>
      <w:r w:rsidRPr="00203D64">
        <w:rPr>
          <w:sz w:val="22"/>
          <w:lang w:val="en-GB"/>
        </w:rPr>
        <w:t>and test subsets with a 9:1 ratio. During training</w:t>
      </w:r>
      <w:r w:rsidR="005C3A23">
        <w:rPr>
          <w:sz w:val="22"/>
          <w:lang w:val="en-GB"/>
        </w:rPr>
        <w:t>,</w:t>
      </w:r>
      <w:r w:rsidRPr="00203D64">
        <w:rPr>
          <w:sz w:val="22"/>
          <w:lang w:val="en-GB"/>
        </w:rPr>
        <w:t xml:space="preserve"> 10% of the training subset was </w:t>
      </w:r>
      <w:r w:rsidR="00147A43">
        <w:rPr>
          <w:sz w:val="22"/>
          <w:lang w:val="en-GB"/>
        </w:rPr>
        <w:t>used as a fixed validation set.</w:t>
      </w:r>
    </w:p>
    <w:p w14:paraId="5E89476A" w14:textId="77777777" w:rsidR="00B26747" w:rsidRPr="00B26747" w:rsidRDefault="00B26747" w:rsidP="00B26747">
      <w:pPr>
        <w:rPr>
          <w:sz w:val="22"/>
          <w:lang w:val="en-GB"/>
        </w:rPr>
      </w:pPr>
    </w:p>
    <w:p w14:paraId="37DE1DD8" w14:textId="1C071652" w:rsidR="00F66AA9" w:rsidRPr="00B26747" w:rsidRDefault="00463F5F" w:rsidP="007F4773">
      <w:pPr>
        <w:pStyle w:val="Heading4"/>
      </w:pPr>
      <w:r w:rsidRPr="00B26747">
        <w:t>ExCAPE</w:t>
      </w:r>
      <w:r w:rsidR="009D51F6">
        <w:t>-</w:t>
      </w:r>
      <w:r w:rsidRPr="00B26747">
        <w:t>DB</w:t>
      </w:r>
    </w:p>
    <w:p w14:paraId="5234BF4A" w14:textId="663D991D" w:rsidR="003C1BBD" w:rsidRDefault="00BD22D8" w:rsidP="008B4BD6">
      <w:pPr>
        <w:rPr>
          <w:sz w:val="22"/>
          <w:lang w:val="en-GB"/>
        </w:rPr>
      </w:pPr>
      <w:r>
        <w:rPr>
          <w:sz w:val="22"/>
          <w:lang w:val="en-GB"/>
        </w:rPr>
        <w:t xml:space="preserve">All </w:t>
      </w:r>
      <w:r w:rsidR="00582F19">
        <w:rPr>
          <w:sz w:val="22"/>
          <w:lang w:val="en-GB"/>
        </w:rPr>
        <w:t xml:space="preserve">data </w:t>
      </w:r>
      <w:r w:rsidR="005F0A2B">
        <w:rPr>
          <w:sz w:val="22"/>
          <w:lang w:val="en-GB"/>
        </w:rPr>
        <w:t>regarding</w:t>
      </w:r>
      <w:r>
        <w:rPr>
          <w:sz w:val="22"/>
          <w:lang w:val="en-GB"/>
        </w:rPr>
        <w:t xml:space="preserve"> the DRD2 entry in</w:t>
      </w:r>
      <w:r w:rsidR="0075518F">
        <w:rPr>
          <w:sz w:val="22"/>
          <w:lang w:val="en-GB"/>
        </w:rPr>
        <w:t xml:space="preserve"> ExCA</w:t>
      </w:r>
      <w:r w:rsidR="00B73E68">
        <w:rPr>
          <w:sz w:val="22"/>
          <w:lang w:val="en-GB"/>
        </w:rPr>
        <w:t>P</w:t>
      </w:r>
      <w:r w:rsidR="0075518F">
        <w:rPr>
          <w:sz w:val="22"/>
          <w:lang w:val="en-GB"/>
        </w:rPr>
        <w:t>E</w:t>
      </w:r>
      <w:r w:rsidR="00A56839">
        <w:rPr>
          <w:sz w:val="22"/>
          <w:lang w:val="en-GB"/>
        </w:rPr>
        <w:t>-</w:t>
      </w:r>
      <w:r w:rsidR="0075518F">
        <w:rPr>
          <w:sz w:val="22"/>
          <w:lang w:val="en-GB"/>
        </w:rPr>
        <w:t>DB</w:t>
      </w:r>
      <w:r>
        <w:rPr>
          <w:sz w:val="22"/>
          <w:lang w:val="en-GB"/>
        </w:rPr>
        <w:t xml:space="preserve"> were downloaded </w:t>
      </w:r>
      <w:r w:rsidR="00A53398">
        <w:rPr>
          <w:sz w:val="22"/>
          <w:lang w:val="en-GB"/>
        </w:rPr>
        <w:fldChar w:fldCharType="begin" w:fldLock="1"/>
      </w:r>
      <w:r w:rsidR="0058579E">
        <w:rPr>
          <w:sz w:val="22"/>
          <w:lang w:val="en-GB"/>
        </w:rPr>
        <w:instrText>ADDIN CSL_CITATION {"citationItems":[{"id":"ITEM-1","itemData":{"container-title":"https://solr.ideaconsult.net/search/excape/","id":"ITEM-1","issued":{"date-parts":[["2019"]]},"title":"ExCAPEDB","type":"webpage"},"uris":["http://www.mendeley.com/documents/?uuid=a566c02d-6492-47b9-9bf7-7dec74cb0fc7"]}],"mendeley":{"formattedCitation":"[30]","plainTextFormattedCitation":"[30]","previouslyFormattedCitation":"[30]"},"properties":{"noteIndex":0},"schema":"https://github.com/citation-style-language/schema/raw/master/csl-citation.json"}</w:instrText>
      </w:r>
      <w:r w:rsidR="00A53398">
        <w:rPr>
          <w:sz w:val="22"/>
          <w:lang w:val="en-GB"/>
        </w:rPr>
        <w:fldChar w:fldCharType="separate"/>
      </w:r>
      <w:r w:rsidR="00672925" w:rsidRPr="00672925">
        <w:rPr>
          <w:noProof/>
          <w:sz w:val="22"/>
          <w:lang w:val="en-GB"/>
        </w:rPr>
        <w:t>[30]</w:t>
      </w:r>
      <w:r w:rsidR="00A53398">
        <w:rPr>
          <w:sz w:val="22"/>
          <w:lang w:val="en-GB"/>
        </w:rPr>
        <w:fldChar w:fldCharType="end"/>
      </w:r>
      <w:r w:rsidR="00A53398">
        <w:rPr>
          <w:sz w:val="22"/>
          <w:lang w:val="en-GB"/>
        </w:rPr>
        <w:t xml:space="preserve"> </w:t>
      </w:r>
      <w:r>
        <w:rPr>
          <w:sz w:val="22"/>
          <w:lang w:val="en-GB"/>
        </w:rPr>
        <w:t>and</w:t>
      </w:r>
      <w:r w:rsidR="00463F5F">
        <w:rPr>
          <w:sz w:val="22"/>
          <w:lang w:val="en-GB"/>
        </w:rPr>
        <w:t xml:space="preserve"> </w:t>
      </w:r>
      <w:r w:rsidR="00F75009">
        <w:rPr>
          <w:sz w:val="22"/>
          <w:lang w:val="en-GB"/>
        </w:rPr>
        <w:t xml:space="preserve">preprocessed </w:t>
      </w:r>
      <w:r w:rsidR="00582F19">
        <w:rPr>
          <w:sz w:val="22"/>
          <w:lang w:val="en-GB"/>
        </w:rPr>
        <w:t xml:space="preserve">as follows: </w:t>
      </w:r>
      <w:r w:rsidR="004F4393" w:rsidRPr="00203D64">
        <w:rPr>
          <w:sz w:val="22"/>
          <w:lang w:val="en-GB"/>
        </w:rPr>
        <w:t>First</w:t>
      </w:r>
      <w:r w:rsidR="007B0F42" w:rsidRPr="00203D64">
        <w:rPr>
          <w:sz w:val="22"/>
          <w:lang w:val="en-GB"/>
        </w:rPr>
        <w:t>, duplicate compounds as well as SMILES strings</w:t>
      </w:r>
      <w:r w:rsidR="00B74A88">
        <w:rPr>
          <w:sz w:val="22"/>
          <w:lang w:val="en-GB"/>
        </w:rPr>
        <w:t xml:space="preserve"> </w:t>
      </w:r>
      <w:r w:rsidR="001060A6">
        <w:rPr>
          <w:rStyle w:val="FootnoteReference"/>
          <w:sz w:val="22"/>
          <w:lang w:val="en-GB"/>
        </w:rPr>
        <w:fldChar w:fldCharType="begin" w:fldLock="1"/>
      </w:r>
      <w:r w:rsidR="0058579E">
        <w:rPr>
          <w:sz w:val="22"/>
          <w:lang w:val="en-GB"/>
        </w:rPr>
        <w:instrText>ADDIN CSL_CITATION {"citationItems":[{"id":"ITEM-1","itemData":{"DOI":"10.1021/ci00057a005","ISSN":"00952338","abstract":"SMILES (Simplified Molecular Input Line Entry System) is a chemical notation system designed for modern chemical information processing. Based on principles of molecular graph theory, SMILES allows rigorous structure specification by use of a very small and natural grammar. The SMILES notation system is also well suited for high-speed machine processing. The resulting ease of usage by the chemist and machine compatability allow many highly efficient chemical computer applications to be designed including generation of a unique notation, constant-speed (zerceth order) database retrieval, flexible substructure searching, and property prediction models.","author":[{"dropping-particle":"","family":"Weininger","given":"David","non-dropping-particle":"","parse-names":false,"suffix":""}],"container-title":"Journal of Chemical Information and Computer Sciences","id":"ITEM-1","issue":"1","issued":{"date-parts":[["1988"]]},"page":"31-36","title":"SMILES, a Chemical Language and Information System: 1: Introduction to Methodology and Encoding Rules","type":"article-journal","volume":"28"},"uris":["http://www.mendeley.com/documents/?uuid=9a62818b-d0b0-471f-8011-b2f8ac2a2302"]}],"mendeley":{"formattedCitation":"[6]","plainTextFormattedCitation":"[6]","previouslyFormattedCitation":"[6]"},"properties":{"noteIndex":0},"schema":"https://github.com/citation-style-language/schema/raw/master/csl-citation.json"}</w:instrText>
      </w:r>
      <w:r w:rsidR="001060A6">
        <w:rPr>
          <w:rStyle w:val="FootnoteReference"/>
          <w:sz w:val="22"/>
          <w:lang w:val="en-GB"/>
        </w:rPr>
        <w:fldChar w:fldCharType="separate"/>
      </w:r>
      <w:r w:rsidR="00672925" w:rsidRPr="00672925">
        <w:rPr>
          <w:noProof/>
          <w:sz w:val="22"/>
          <w:lang w:val="en-GB"/>
        </w:rPr>
        <w:t>[6]</w:t>
      </w:r>
      <w:r w:rsidR="001060A6">
        <w:rPr>
          <w:rStyle w:val="FootnoteReference"/>
          <w:sz w:val="22"/>
          <w:lang w:val="en-GB"/>
        </w:rPr>
        <w:fldChar w:fldCharType="end"/>
      </w:r>
      <w:r w:rsidR="007B0F42" w:rsidRPr="00203D64">
        <w:rPr>
          <w:sz w:val="22"/>
          <w:lang w:val="en-GB"/>
        </w:rPr>
        <w:t xml:space="preserve"> that were not </w:t>
      </w:r>
      <w:r w:rsidR="00C65FA3">
        <w:rPr>
          <w:sz w:val="22"/>
          <w:lang w:val="en-GB"/>
        </w:rPr>
        <w:t>sanitizable</w:t>
      </w:r>
      <w:r w:rsidR="00C65FA3" w:rsidRPr="00203D64">
        <w:rPr>
          <w:sz w:val="22"/>
          <w:lang w:val="en-GB"/>
        </w:rPr>
        <w:t xml:space="preserve"> </w:t>
      </w:r>
      <w:r w:rsidR="007B0F42" w:rsidRPr="00203D64">
        <w:rPr>
          <w:sz w:val="22"/>
          <w:lang w:val="en-GB"/>
        </w:rPr>
        <w:t>by RDKit</w:t>
      </w:r>
      <w:r w:rsidR="00F41F15">
        <w:rPr>
          <w:sz w:val="22"/>
          <w:lang w:val="en-GB"/>
        </w:rPr>
        <w:t xml:space="preserve"> v2018.09.1</w:t>
      </w:r>
      <w:r w:rsidR="00687E14">
        <w:rPr>
          <w:sz w:val="22"/>
          <w:lang w:val="en-GB"/>
        </w:rPr>
        <w:t xml:space="preserve"> </w:t>
      </w:r>
      <w:r w:rsidR="001060A6">
        <w:rPr>
          <w:rStyle w:val="FootnoteReference"/>
          <w:sz w:val="22"/>
          <w:lang w:val="en-GB"/>
        </w:rPr>
        <w:fldChar w:fldCharType="begin" w:fldLock="1"/>
      </w:r>
      <w:r w:rsidR="0058579E">
        <w:rPr>
          <w:sz w:val="22"/>
          <w:lang w:val="en-GB"/>
        </w:rPr>
        <w:instrText>ADDIN CSL_CITATION {"citationItems":[{"id":"ITEM-1","itemData":{"container-title":"https://www.rdkit.org/","id":"ITEM-1","issued":{"date-parts":[["2019"]]},"title":"RDKit: Open-Source Cheminformatics Software","type":"webpage"},"uris":["http://www.mendeley.com/documents/?uuid=2b0a6f77-afa1-49eb-b556-b4050c1344eb"]}],"mendeley":{"formattedCitation":"[31]","plainTextFormattedCitation":"[31]","previouslyFormattedCitation":"[31]"},"properties":{"noteIndex":0},"schema":"https://github.com/citation-style-language/schema/raw/master/csl-citation.json"}</w:instrText>
      </w:r>
      <w:r w:rsidR="001060A6">
        <w:rPr>
          <w:rStyle w:val="FootnoteReference"/>
          <w:sz w:val="22"/>
          <w:lang w:val="en-GB"/>
        </w:rPr>
        <w:fldChar w:fldCharType="separate"/>
      </w:r>
      <w:r w:rsidR="00672925" w:rsidRPr="00672925">
        <w:rPr>
          <w:noProof/>
          <w:sz w:val="22"/>
          <w:lang w:val="en-GB"/>
        </w:rPr>
        <w:t>[31]</w:t>
      </w:r>
      <w:r w:rsidR="001060A6">
        <w:rPr>
          <w:rStyle w:val="FootnoteReference"/>
          <w:sz w:val="22"/>
          <w:lang w:val="en-GB"/>
        </w:rPr>
        <w:fldChar w:fldCharType="end"/>
      </w:r>
      <w:r w:rsidR="007B0F42" w:rsidRPr="00203D64">
        <w:rPr>
          <w:sz w:val="22"/>
          <w:lang w:val="en-GB"/>
        </w:rPr>
        <w:t xml:space="preserve"> were removed from the DRD2 dataset. All compounds with a pXC50 value greater than </w:t>
      </w:r>
      <w:r w:rsidR="007F1754">
        <w:rPr>
          <w:sz w:val="22"/>
          <w:lang w:val="en-GB"/>
        </w:rPr>
        <w:t>five</w:t>
      </w:r>
      <w:r w:rsidR="007B0F42" w:rsidRPr="00203D64">
        <w:rPr>
          <w:sz w:val="22"/>
          <w:lang w:val="en-GB"/>
        </w:rPr>
        <w:t xml:space="preserve"> were selected as known actives along with 100,000 random </w:t>
      </w:r>
      <w:r w:rsidR="00C74A77">
        <w:rPr>
          <w:sz w:val="22"/>
          <w:lang w:val="en-GB"/>
        </w:rPr>
        <w:t>DRD2</w:t>
      </w:r>
      <w:r w:rsidR="000253C8">
        <w:rPr>
          <w:sz w:val="22"/>
          <w:lang w:val="en-GB"/>
        </w:rPr>
        <w:t xml:space="preserve"> measured</w:t>
      </w:r>
      <w:r w:rsidR="00C74A77">
        <w:rPr>
          <w:sz w:val="22"/>
          <w:lang w:val="en-GB"/>
        </w:rPr>
        <w:t xml:space="preserve"> </w:t>
      </w:r>
      <w:r w:rsidR="007B0F42" w:rsidRPr="00203D64">
        <w:rPr>
          <w:sz w:val="22"/>
          <w:lang w:val="en-GB"/>
        </w:rPr>
        <w:t>inactive compounds</w:t>
      </w:r>
      <w:r w:rsidR="006A4634">
        <w:rPr>
          <w:sz w:val="22"/>
          <w:lang w:val="en-GB"/>
        </w:rPr>
        <w:t xml:space="preserve"> from </w:t>
      </w:r>
      <w:r w:rsidR="00A24FAB">
        <w:rPr>
          <w:sz w:val="22"/>
          <w:lang w:val="en-GB"/>
        </w:rPr>
        <w:t>ExCAPEDB</w:t>
      </w:r>
      <w:r w:rsidR="007B0F42" w:rsidRPr="00203D64">
        <w:rPr>
          <w:sz w:val="22"/>
          <w:lang w:val="en-GB"/>
        </w:rPr>
        <w:t>. Stereochemi</w:t>
      </w:r>
      <w:r w:rsidR="00C74A77">
        <w:rPr>
          <w:sz w:val="22"/>
          <w:lang w:val="en-GB"/>
        </w:rPr>
        <w:t>cal</w:t>
      </w:r>
      <w:r w:rsidR="007B0F42" w:rsidRPr="00203D64">
        <w:rPr>
          <w:sz w:val="22"/>
          <w:lang w:val="en-GB"/>
        </w:rPr>
        <w:t xml:space="preserve"> </w:t>
      </w:r>
      <w:r w:rsidR="002A3A2C">
        <w:rPr>
          <w:sz w:val="22"/>
          <w:lang w:val="en-GB"/>
        </w:rPr>
        <w:t>information was removed</w:t>
      </w:r>
      <w:r w:rsidR="007B0F42" w:rsidRPr="00203D64">
        <w:rPr>
          <w:sz w:val="22"/>
          <w:lang w:val="en-GB"/>
        </w:rPr>
        <w:t xml:space="preserve"> by converting all molecules to non-isomeric SMILES strings. </w:t>
      </w:r>
      <w:r w:rsidR="009E0619">
        <w:rPr>
          <w:sz w:val="22"/>
          <w:lang w:val="en-GB"/>
        </w:rPr>
        <w:t>T</w:t>
      </w:r>
      <w:r w:rsidR="007B0F42" w:rsidRPr="00203D64">
        <w:rPr>
          <w:sz w:val="22"/>
          <w:lang w:val="en-GB"/>
        </w:rPr>
        <w:t xml:space="preserve">he dataset was further reduced to exclude SMILES </w:t>
      </w:r>
      <w:r w:rsidR="009E0619">
        <w:rPr>
          <w:sz w:val="22"/>
          <w:lang w:val="en-GB"/>
        </w:rPr>
        <w:t xml:space="preserve">strings </w:t>
      </w:r>
      <w:r w:rsidR="007B0F42" w:rsidRPr="00203D64">
        <w:rPr>
          <w:sz w:val="22"/>
          <w:lang w:val="en-GB"/>
        </w:rPr>
        <w:t>that were longer than the ones in ChEMBL or contained characters</w:t>
      </w:r>
      <w:r w:rsidR="009E0619">
        <w:rPr>
          <w:sz w:val="22"/>
          <w:lang w:val="en-GB"/>
        </w:rPr>
        <w:t xml:space="preserve"> not found in the ChEMBL dataset.</w:t>
      </w:r>
      <w:r w:rsidR="007B0F42" w:rsidRPr="00203D64">
        <w:rPr>
          <w:sz w:val="22"/>
          <w:lang w:val="en-GB"/>
        </w:rPr>
        <w:t xml:space="preserve"> </w:t>
      </w:r>
      <w:r w:rsidR="009E0619">
        <w:rPr>
          <w:sz w:val="22"/>
          <w:lang w:val="en-GB"/>
        </w:rPr>
        <w:t>T</w:t>
      </w:r>
      <w:r w:rsidR="007B0F42" w:rsidRPr="00203D64">
        <w:rPr>
          <w:sz w:val="22"/>
          <w:lang w:val="en-GB"/>
        </w:rPr>
        <w:t xml:space="preserve">his led to removing strings with iodine and phosphorus. </w:t>
      </w:r>
      <w:r w:rsidR="009029FA" w:rsidRPr="00203D64">
        <w:rPr>
          <w:sz w:val="22"/>
          <w:lang w:val="en-GB"/>
        </w:rPr>
        <w:t>All</w:t>
      </w:r>
      <w:r w:rsidR="007B0F42" w:rsidRPr="00203D64">
        <w:rPr>
          <w:sz w:val="22"/>
          <w:lang w:val="en-GB"/>
        </w:rPr>
        <w:t xml:space="preserve"> active molecules were clustered based on the pairwise Tanimoto distance of their </w:t>
      </w:r>
      <w:r w:rsidR="00B74A88">
        <w:rPr>
          <w:sz w:val="22"/>
          <w:lang w:val="en-GB"/>
        </w:rPr>
        <w:t xml:space="preserve">Morgan </w:t>
      </w:r>
      <w:r w:rsidR="00F36175">
        <w:rPr>
          <w:sz w:val="22"/>
          <w:lang w:val="en-GB"/>
        </w:rPr>
        <w:t>f</w:t>
      </w:r>
      <w:r w:rsidR="007B0F42" w:rsidRPr="00203D64">
        <w:rPr>
          <w:sz w:val="22"/>
          <w:lang w:val="en-GB"/>
        </w:rPr>
        <w:t>ingerprints</w:t>
      </w:r>
      <w:r w:rsidR="00B74A88">
        <w:rPr>
          <w:sz w:val="22"/>
          <w:lang w:val="en-GB"/>
        </w:rPr>
        <w:t xml:space="preserve"> with a radius of two</w:t>
      </w:r>
      <w:r w:rsidR="007B0F42" w:rsidRPr="00203D64">
        <w:rPr>
          <w:sz w:val="22"/>
          <w:lang w:val="en-GB"/>
        </w:rPr>
        <w:t xml:space="preserve"> using the </w:t>
      </w:r>
      <w:r w:rsidR="00736326">
        <w:rPr>
          <w:sz w:val="22"/>
          <w:lang w:val="en-GB"/>
        </w:rPr>
        <w:t>implementation</w:t>
      </w:r>
      <w:r w:rsidR="007B0F42" w:rsidRPr="00203D64">
        <w:rPr>
          <w:sz w:val="22"/>
          <w:lang w:val="en-GB"/>
        </w:rPr>
        <w:t xml:space="preserve"> of the Butina algorithm</w:t>
      </w:r>
      <w:r w:rsidR="00C17759">
        <w:rPr>
          <w:sz w:val="22"/>
          <w:lang w:val="en-GB"/>
        </w:rPr>
        <w:t xml:space="preserve"> </w:t>
      </w:r>
      <w:r w:rsidR="001060A6">
        <w:rPr>
          <w:rStyle w:val="FootnoteReference"/>
          <w:sz w:val="22"/>
          <w:lang w:val="en-GB"/>
        </w:rPr>
        <w:fldChar w:fldCharType="begin" w:fldLock="1"/>
      </w:r>
      <w:r w:rsidR="0058579E">
        <w:rPr>
          <w:sz w:val="22"/>
          <w:lang w:val="en-GB"/>
        </w:rPr>
        <w:instrText>ADDIN CSL_CITATION {"citationItems":[{"id":"ITEM-1","itemData":{"DOI":"10.1021/ci9803381","ISSN":"00952338","abstract":"One of the most commonly used clustering algorithms within the worldwide pharmaceutical industry is Jarvis−Patrick's (J−P) (Jarvis, R. A. IEEE Trans. Comput. 1973, C-22, 1025−1034). The implementation of J−P under Daylight software, using Daylight's fingerprints and the Tanimoto similarity index, can deal with sets of 100 k molecules in a matter of a few hours. However, the J−P clustering algorithm has several associated problems which make it difficult to cluster large data sets in a consistent and timely manner. The clusters produced are greatly dependent on the choice of the two parameters needed to run J−P clustering, such that this method tends to produce clusters which are either very large and heterogeneous or homogeneous but too small. In any case, J−P always requires time-consuming manual tuning. This paper describes an algorithm which will identify dense clusters where similarity within each cluster reflects the Tanimoto value used for the clustering, and, more importantly, where the cluster centroid will be at least similar, at the given Tanimoto value, to every other molecule within the cluster in a consistent and automated manner. The similarity term used throughout this paper reflects the overall similarity between two given molecules, as defined by Daylight's fingerprints and the Tanimoto similarity index.","author":[{"dropping-particle":"","family":"Butina","given":"Darko","non-dropping-particle":"","parse-names":false,"suffix":""}],"container-title":"Journal of Chemical Information and Computer Sciences","id":"ITEM-1","issue":"4","issued":{"date-parts":[["1999"]]},"page":"747-750","title":"Unsupervised data base clustering based on daylight's fingerprint and Tanimoto similarity: A fast and automated way to cluster small and large data sets","type":"article-journal","volume":"39"},"uris":["http://www.mendeley.com/documents/?uuid=9f76abfa-7709-44b6-bd97-357a8b353d04"]}],"mendeley":{"formattedCitation":"[32]","plainTextFormattedCitation":"[32]","previouslyFormattedCitation":"[32]"},"properties":{"noteIndex":0},"schema":"https://github.com/citation-style-language/schema/raw/master/csl-citation.json"}</w:instrText>
      </w:r>
      <w:r w:rsidR="001060A6">
        <w:rPr>
          <w:rStyle w:val="FootnoteReference"/>
          <w:sz w:val="22"/>
          <w:lang w:val="en-GB"/>
        </w:rPr>
        <w:fldChar w:fldCharType="separate"/>
      </w:r>
      <w:r w:rsidR="00672925" w:rsidRPr="00672925">
        <w:rPr>
          <w:bCs/>
          <w:noProof/>
          <w:sz w:val="22"/>
        </w:rPr>
        <w:t>[32]</w:t>
      </w:r>
      <w:r w:rsidR="001060A6">
        <w:rPr>
          <w:rStyle w:val="FootnoteReference"/>
          <w:sz w:val="22"/>
          <w:lang w:val="en-GB"/>
        </w:rPr>
        <w:fldChar w:fldCharType="end"/>
      </w:r>
      <w:r w:rsidR="007B0F42" w:rsidRPr="00203D64">
        <w:rPr>
          <w:sz w:val="22"/>
          <w:lang w:val="en-GB"/>
        </w:rPr>
        <w:t xml:space="preserve"> found in RDKit. The maximum distance threshold for th</w:t>
      </w:r>
      <w:r w:rsidR="00736326">
        <w:rPr>
          <w:sz w:val="22"/>
          <w:lang w:val="en-GB"/>
        </w:rPr>
        <w:t>e</w:t>
      </w:r>
      <w:r w:rsidR="007B0F42" w:rsidRPr="00203D64">
        <w:rPr>
          <w:sz w:val="22"/>
          <w:lang w:val="en-GB"/>
        </w:rPr>
        <w:t xml:space="preserve"> algorithm to associate neighbours was fixed to 0.4 with a value above it dictating different clusters. All clusters were sorted based on their size and were assigned to the train, validation and test subsets iteratively using a “4-1-1” </w:t>
      </w:r>
      <w:r w:rsidR="009E0619">
        <w:rPr>
          <w:sz w:val="22"/>
          <w:lang w:val="en-GB"/>
        </w:rPr>
        <w:t>scheme</w:t>
      </w:r>
      <w:r w:rsidR="007B0F42" w:rsidRPr="00203D64">
        <w:rPr>
          <w:sz w:val="22"/>
          <w:lang w:val="en-GB"/>
        </w:rPr>
        <w:t xml:space="preserve">, </w:t>
      </w:r>
      <w:r w:rsidR="007041D8">
        <w:rPr>
          <w:sz w:val="22"/>
          <w:lang w:val="en-GB"/>
        </w:rPr>
        <w:t>i.e.</w:t>
      </w:r>
      <w:r w:rsidR="009E0619">
        <w:rPr>
          <w:sz w:val="22"/>
          <w:lang w:val="en-GB"/>
        </w:rPr>
        <w:t xml:space="preserve"> </w:t>
      </w:r>
      <w:r w:rsidR="007B0F42" w:rsidRPr="00203D64">
        <w:rPr>
          <w:sz w:val="22"/>
          <w:lang w:val="en-GB"/>
        </w:rPr>
        <w:t xml:space="preserve">for every </w:t>
      </w:r>
      <w:r w:rsidR="007F1754">
        <w:rPr>
          <w:sz w:val="22"/>
          <w:lang w:val="en-GB"/>
        </w:rPr>
        <w:t>four</w:t>
      </w:r>
      <w:r w:rsidR="007B0F42" w:rsidRPr="00203D64">
        <w:rPr>
          <w:sz w:val="22"/>
          <w:lang w:val="en-GB"/>
        </w:rPr>
        <w:t xml:space="preserve"> clusters assigned to the train set, </w:t>
      </w:r>
      <w:r w:rsidR="007F1754">
        <w:rPr>
          <w:sz w:val="22"/>
          <w:lang w:val="en-GB"/>
        </w:rPr>
        <w:t>one</w:t>
      </w:r>
      <w:r w:rsidR="007B0F42" w:rsidRPr="00203D64">
        <w:rPr>
          <w:sz w:val="22"/>
          <w:lang w:val="en-GB"/>
        </w:rPr>
        <w:t xml:space="preserve"> cluster was assigned to the validation set and </w:t>
      </w:r>
      <w:r w:rsidR="007F1754">
        <w:rPr>
          <w:sz w:val="22"/>
          <w:lang w:val="en-GB"/>
        </w:rPr>
        <w:t>one</w:t>
      </w:r>
      <w:r w:rsidR="007B0F42" w:rsidRPr="00203D64">
        <w:rPr>
          <w:sz w:val="22"/>
          <w:lang w:val="en-GB"/>
        </w:rPr>
        <w:t xml:space="preserve"> cluster to the test set</w:t>
      </w:r>
      <w:r w:rsidR="009E0619">
        <w:rPr>
          <w:sz w:val="22"/>
          <w:lang w:val="en-GB"/>
        </w:rPr>
        <w:t xml:space="preserve"> in order of decreasing cluster size</w:t>
      </w:r>
      <w:r w:rsidR="00F431D8">
        <w:rPr>
          <w:sz w:val="22"/>
          <w:lang w:val="en-GB"/>
        </w:rPr>
        <w:t>.</w:t>
      </w:r>
    </w:p>
    <w:p w14:paraId="6AF7CE01" w14:textId="77777777" w:rsidR="007041D8" w:rsidRPr="007041D8" w:rsidRDefault="007041D8" w:rsidP="008B4BD6">
      <w:pPr>
        <w:rPr>
          <w:sz w:val="22"/>
          <w:lang w:val="en-GB"/>
        </w:rPr>
      </w:pPr>
    </w:p>
    <w:p w14:paraId="4C9B670E" w14:textId="76CD34BD" w:rsidR="0015037C" w:rsidRDefault="0015037C" w:rsidP="0015037C">
      <w:pPr>
        <w:pStyle w:val="Heading2"/>
        <w:rPr>
          <w:lang w:val="en-GB"/>
        </w:rPr>
      </w:pPr>
      <w:r>
        <w:rPr>
          <w:lang w:val="en-GB"/>
        </w:rPr>
        <w:t xml:space="preserve">SMILES </w:t>
      </w:r>
      <w:r w:rsidR="008A69A8">
        <w:rPr>
          <w:lang w:val="en-GB"/>
        </w:rPr>
        <w:t xml:space="preserve">strings </w:t>
      </w:r>
      <w:r w:rsidR="00DC2C3F">
        <w:rPr>
          <w:lang w:val="en-GB"/>
        </w:rPr>
        <w:t>R</w:t>
      </w:r>
      <w:r>
        <w:rPr>
          <w:lang w:val="en-GB"/>
        </w:rPr>
        <w:t>andomization and Vectorization</w:t>
      </w:r>
    </w:p>
    <w:p w14:paraId="462FB8D9" w14:textId="0A3AC31A" w:rsidR="004D5649" w:rsidRDefault="004D5649" w:rsidP="004D5649">
      <w:pPr>
        <w:rPr>
          <w:sz w:val="22"/>
          <w:lang w:val="en-GB"/>
        </w:rPr>
      </w:pPr>
      <w:r w:rsidRPr="00203D64">
        <w:rPr>
          <w:sz w:val="22"/>
          <w:lang w:val="en-GB"/>
        </w:rPr>
        <w:t xml:space="preserve">During training, the atom order of all molecules </w:t>
      </w:r>
      <w:r>
        <w:rPr>
          <w:sz w:val="22"/>
          <w:lang w:val="en-GB"/>
        </w:rPr>
        <w:t>was</w:t>
      </w:r>
      <w:r w:rsidRPr="00203D64">
        <w:rPr>
          <w:sz w:val="22"/>
          <w:lang w:val="en-GB"/>
        </w:rPr>
        <w:t xml:space="preserve"> randomized using RDKit</w:t>
      </w:r>
      <w:r w:rsidR="00563CB8">
        <w:rPr>
          <w:sz w:val="22"/>
          <w:lang w:val="en-GB"/>
        </w:rPr>
        <w:t>.</w:t>
      </w:r>
      <w:r w:rsidRPr="00203D64">
        <w:rPr>
          <w:sz w:val="22"/>
          <w:lang w:val="en-GB"/>
        </w:rPr>
        <w:t xml:space="preserve"> </w:t>
      </w:r>
      <w:r w:rsidR="00563CB8">
        <w:rPr>
          <w:sz w:val="22"/>
          <w:lang w:val="en-GB"/>
        </w:rPr>
        <w:t>A</w:t>
      </w:r>
      <w:r w:rsidRPr="00203D64">
        <w:rPr>
          <w:sz w:val="22"/>
          <w:lang w:val="en-GB"/>
        </w:rPr>
        <w:t xml:space="preserve">fter </w:t>
      </w:r>
      <w:r w:rsidR="00563CB8">
        <w:rPr>
          <w:sz w:val="22"/>
          <w:lang w:val="en-GB"/>
        </w:rPr>
        <w:t>converting them</w:t>
      </w:r>
      <w:r w:rsidRPr="00203D64">
        <w:rPr>
          <w:sz w:val="22"/>
          <w:lang w:val="en-GB"/>
        </w:rPr>
        <w:t xml:space="preserve"> back to SMILES, every constituting character </w:t>
      </w:r>
      <w:r>
        <w:rPr>
          <w:sz w:val="22"/>
          <w:lang w:val="en-GB"/>
        </w:rPr>
        <w:t>was</w:t>
      </w:r>
      <w:r w:rsidRPr="00203D64">
        <w:rPr>
          <w:sz w:val="22"/>
          <w:lang w:val="en-GB"/>
        </w:rPr>
        <w:t xml:space="preserve"> one-hot encoded.</w:t>
      </w:r>
      <w:r>
        <w:rPr>
          <w:sz w:val="22"/>
          <w:lang w:val="en-GB"/>
        </w:rPr>
        <w:t xml:space="preserve"> E</w:t>
      </w:r>
      <w:r w:rsidRPr="00203D64">
        <w:rPr>
          <w:sz w:val="22"/>
          <w:lang w:val="en-GB"/>
        </w:rPr>
        <w:t xml:space="preserve">very SMILES string </w:t>
      </w:r>
      <w:r>
        <w:rPr>
          <w:sz w:val="22"/>
          <w:lang w:val="en-GB"/>
        </w:rPr>
        <w:t xml:space="preserve">was thus </w:t>
      </w:r>
      <w:r w:rsidRPr="00203D64">
        <w:rPr>
          <w:sz w:val="22"/>
          <w:lang w:val="en-GB"/>
        </w:rPr>
        <w:t xml:space="preserve">represented by a two-dimensional array with dimensions corresponding to the length of the </w:t>
      </w:r>
      <w:r>
        <w:rPr>
          <w:sz w:val="22"/>
          <w:lang w:val="en-GB"/>
        </w:rPr>
        <w:t>vocabulary</w:t>
      </w:r>
      <w:r w:rsidRPr="00203D64">
        <w:rPr>
          <w:sz w:val="22"/>
          <w:lang w:val="en-GB"/>
        </w:rPr>
        <w:t xml:space="preserve"> and the maximum canonical SMILES length found in ChEMBL, with an offset of </w:t>
      </w:r>
      <w:r>
        <w:rPr>
          <w:sz w:val="22"/>
          <w:lang w:val="en-GB"/>
        </w:rPr>
        <w:t>five</w:t>
      </w:r>
      <w:r w:rsidRPr="00203D64">
        <w:rPr>
          <w:sz w:val="22"/>
          <w:lang w:val="en-GB"/>
        </w:rPr>
        <w:t xml:space="preserve"> extra characters to account for randomized SMILES which </w:t>
      </w:r>
      <w:r>
        <w:rPr>
          <w:sz w:val="22"/>
          <w:lang w:val="en-GB"/>
        </w:rPr>
        <w:t>were</w:t>
      </w:r>
      <w:r w:rsidRPr="00203D64">
        <w:rPr>
          <w:sz w:val="22"/>
          <w:lang w:val="en-GB"/>
        </w:rPr>
        <w:t xml:space="preserve"> longer than their canonical representation. </w:t>
      </w:r>
      <w:r>
        <w:rPr>
          <w:sz w:val="22"/>
          <w:lang w:val="en-GB"/>
        </w:rPr>
        <w:t xml:space="preserve">The characters “^” and “$” were inserted in the beginning and end of each one-hot encoded string, </w:t>
      </w:r>
      <w:r>
        <w:rPr>
          <w:sz w:val="22"/>
          <w:lang w:val="en-GB"/>
        </w:rPr>
        <w:lastRenderedPageBreak/>
        <w:t>respectively. Resulting a</w:t>
      </w:r>
      <w:r w:rsidRPr="00203D64">
        <w:rPr>
          <w:sz w:val="22"/>
          <w:lang w:val="en-GB"/>
        </w:rPr>
        <w:t>rrays that correspond</w:t>
      </w:r>
      <w:r>
        <w:rPr>
          <w:sz w:val="22"/>
          <w:lang w:val="en-GB"/>
        </w:rPr>
        <w:t>ed</w:t>
      </w:r>
      <w:r w:rsidRPr="00203D64">
        <w:rPr>
          <w:sz w:val="22"/>
          <w:lang w:val="en-GB"/>
        </w:rPr>
        <w:t xml:space="preserve"> to shorter SMILES strings </w:t>
      </w:r>
      <w:r>
        <w:rPr>
          <w:sz w:val="22"/>
          <w:lang w:val="en-GB"/>
        </w:rPr>
        <w:t>were</w:t>
      </w:r>
      <w:r w:rsidRPr="00203D64">
        <w:rPr>
          <w:sz w:val="22"/>
          <w:lang w:val="en-GB"/>
        </w:rPr>
        <w:t xml:space="preserve"> </w:t>
      </w:r>
      <w:r>
        <w:rPr>
          <w:sz w:val="22"/>
          <w:lang w:val="en-GB"/>
        </w:rPr>
        <w:t>padded with the end-character “$”</w:t>
      </w:r>
      <w:r w:rsidRPr="00203D64">
        <w:rPr>
          <w:sz w:val="22"/>
          <w:lang w:val="en-GB"/>
        </w:rPr>
        <w:t>.</w:t>
      </w:r>
      <w:r>
        <w:rPr>
          <w:sz w:val="22"/>
          <w:lang w:val="en-GB"/>
        </w:rPr>
        <w:t xml:space="preserve"> The considered vocabulary consisted of </w:t>
      </w:r>
      <w:r w:rsidR="009F7D18">
        <w:rPr>
          <w:sz w:val="22"/>
          <w:lang w:val="en-GB"/>
        </w:rPr>
        <w:t>35 tokens that include all</w:t>
      </w:r>
      <w:r>
        <w:rPr>
          <w:sz w:val="22"/>
          <w:lang w:val="en-GB"/>
        </w:rPr>
        <w:t xml:space="preserve"> common unique alphanumeric characters found in ChEMBL and DRD2 datasets after filtering</w:t>
      </w:r>
      <w:r w:rsidR="00563CB8">
        <w:rPr>
          <w:sz w:val="22"/>
          <w:lang w:val="en-GB"/>
        </w:rPr>
        <w:t>,</w:t>
      </w:r>
      <w:r>
        <w:rPr>
          <w:sz w:val="22"/>
          <w:lang w:val="en-GB"/>
        </w:rPr>
        <w:t xml:space="preserve"> </w:t>
      </w:r>
      <w:r w:rsidR="00563CB8">
        <w:rPr>
          <w:sz w:val="22"/>
          <w:lang w:val="en-GB"/>
        </w:rPr>
        <w:t xml:space="preserve">the delimiters “^” and “$” and the </w:t>
      </w:r>
      <w:r w:rsidR="00290770">
        <w:rPr>
          <w:sz w:val="22"/>
          <w:lang w:val="en-GB"/>
        </w:rPr>
        <w:t>token</w:t>
      </w:r>
      <w:r w:rsidR="00563CB8">
        <w:rPr>
          <w:sz w:val="22"/>
          <w:lang w:val="en-GB"/>
        </w:rPr>
        <w:t xml:space="preserve"> “?” to account for</w:t>
      </w:r>
      <w:r w:rsidR="0029795C">
        <w:rPr>
          <w:sz w:val="22"/>
          <w:lang w:val="en-GB"/>
        </w:rPr>
        <w:t xml:space="preserve"> </w:t>
      </w:r>
      <w:r w:rsidR="00360C5B">
        <w:rPr>
          <w:sz w:val="22"/>
          <w:lang w:val="en-GB"/>
        </w:rPr>
        <w:t>one-hot encoding</w:t>
      </w:r>
      <w:r w:rsidR="0029795C">
        <w:rPr>
          <w:sz w:val="22"/>
          <w:lang w:val="en-GB"/>
        </w:rPr>
        <w:t xml:space="preserve"> of unknown</w:t>
      </w:r>
      <w:r w:rsidR="00563CB8">
        <w:rPr>
          <w:sz w:val="22"/>
          <w:lang w:val="en-GB"/>
        </w:rPr>
        <w:t xml:space="preserve"> </w:t>
      </w:r>
      <w:r w:rsidR="0029795C">
        <w:rPr>
          <w:sz w:val="22"/>
          <w:lang w:val="en-GB"/>
        </w:rPr>
        <w:t>characters.</w:t>
      </w:r>
    </w:p>
    <w:p w14:paraId="00F08FC5" w14:textId="6BD27269" w:rsidR="00DA5B2E" w:rsidRPr="00203D64" w:rsidRDefault="00DA5B2E" w:rsidP="004D5649">
      <w:pPr>
        <w:rPr>
          <w:sz w:val="22"/>
          <w:lang w:val="en-GB"/>
        </w:rPr>
      </w:pPr>
      <w:r>
        <w:rPr>
          <w:sz w:val="22"/>
          <w:lang w:val="en-GB"/>
        </w:rPr>
        <w:t xml:space="preserve">The randomization and vectorization of all SMILES strings was performed dynamically using a modified version of the molvecgen Python package </w:t>
      </w:r>
      <w:r>
        <w:rPr>
          <w:rStyle w:val="FootnoteReference"/>
          <w:sz w:val="22"/>
          <w:lang w:val="en-GB"/>
        </w:rPr>
        <w:fldChar w:fldCharType="begin" w:fldLock="1"/>
      </w:r>
      <w:r w:rsidR="0058579E">
        <w:rPr>
          <w:sz w:val="22"/>
          <w:lang w:val="en-GB"/>
        </w:rPr>
        <w:instrText>ADDIN CSL_CITATION {"citationItems":[{"id":"ITEM-1","itemData":{"author":[{"dropping-particle":"","family":"Bjerrum","given":"Esben Jannik","non-dropping-particle":"","parse-names":false,"suffix":""}],"container-title":"https://github.com/EBjerrum/molvecgen","id":"ITEM-1","issued":{"date-parts":[["2019"]]},"title":"molvecgen: Molecular Vectorization and Batch Generation","type":"webpage"},"uris":["http://www.mendeley.com/documents/?uuid=cb31afb1-9d24-4b75-b381-56d20a4aea86"]}],"mendeley":{"formattedCitation":"[33]","plainTextFormattedCitation":"[33]","previouslyFormattedCitation":"[33]"},"properties":{"noteIndex":0},"schema":"https://github.com/citation-style-language/schema/raw/master/csl-citation.json"}</w:instrText>
      </w:r>
      <w:r>
        <w:rPr>
          <w:rStyle w:val="FootnoteReference"/>
          <w:sz w:val="22"/>
          <w:lang w:val="en-GB"/>
        </w:rPr>
        <w:fldChar w:fldCharType="separate"/>
      </w:r>
      <w:r w:rsidR="00672925" w:rsidRPr="00672925">
        <w:rPr>
          <w:noProof/>
          <w:sz w:val="22"/>
          <w:lang w:val="en-GB"/>
        </w:rPr>
        <w:t>[33]</w:t>
      </w:r>
      <w:r>
        <w:rPr>
          <w:rStyle w:val="FootnoteReference"/>
          <w:sz w:val="22"/>
          <w:lang w:val="en-GB"/>
        </w:rPr>
        <w:fldChar w:fldCharType="end"/>
      </w:r>
      <w:r>
        <w:rPr>
          <w:sz w:val="22"/>
          <w:lang w:val="en-GB"/>
        </w:rPr>
        <w:t xml:space="preserve"> during training.</w:t>
      </w:r>
    </w:p>
    <w:p w14:paraId="5F9695EB" w14:textId="77777777" w:rsidR="00526774" w:rsidRDefault="00526774" w:rsidP="0026105E">
      <w:pPr>
        <w:rPr>
          <w:lang w:val="en-GB"/>
        </w:rPr>
      </w:pPr>
    </w:p>
    <w:p w14:paraId="2F023A88" w14:textId="77777777" w:rsidR="002720AF" w:rsidRDefault="002720AF" w:rsidP="002720AF">
      <w:pPr>
        <w:pStyle w:val="Heading2"/>
        <w:rPr>
          <w:lang w:val="en-GB"/>
        </w:rPr>
      </w:pPr>
      <w:r>
        <w:rPr>
          <w:lang w:val="en-GB"/>
        </w:rPr>
        <w:t>DRD2 QSAR Model</w:t>
      </w:r>
    </w:p>
    <w:p w14:paraId="038C3067" w14:textId="42DC9C9F" w:rsidR="00BB7016" w:rsidRPr="00203D64" w:rsidRDefault="00581C34" w:rsidP="0026105E">
      <w:pPr>
        <w:rPr>
          <w:sz w:val="22"/>
        </w:rPr>
      </w:pPr>
      <w:r>
        <w:rPr>
          <w:sz w:val="22"/>
          <w:lang w:val="en-GB"/>
        </w:rPr>
        <w:t>A</w:t>
      </w:r>
      <w:r w:rsidR="002720AF" w:rsidRPr="00203D64">
        <w:rPr>
          <w:sz w:val="22"/>
          <w:lang w:val="en-GB"/>
        </w:rPr>
        <w:t xml:space="preserve"> </w:t>
      </w:r>
      <w:r w:rsidR="00FA6DBC" w:rsidRPr="00203D64">
        <w:rPr>
          <w:sz w:val="22"/>
          <w:lang w:val="en-GB"/>
        </w:rPr>
        <w:t>probabilistic</w:t>
      </w:r>
      <w:r w:rsidR="00FA6DBC">
        <w:rPr>
          <w:sz w:val="22"/>
          <w:lang w:val="en-GB"/>
        </w:rPr>
        <w:t xml:space="preserve"> </w:t>
      </w:r>
      <w:r w:rsidR="002720AF" w:rsidRPr="00203D64">
        <w:rPr>
          <w:sz w:val="22"/>
          <w:lang w:val="en-GB"/>
        </w:rPr>
        <w:t xml:space="preserve">Support Vector </w:t>
      </w:r>
      <w:r w:rsidR="00FA6DBC">
        <w:rPr>
          <w:sz w:val="22"/>
          <w:lang w:val="en-GB"/>
        </w:rPr>
        <w:t>Machine C</w:t>
      </w:r>
      <w:r w:rsidR="002720AF" w:rsidRPr="00203D64">
        <w:rPr>
          <w:sz w:val="22"/>
          <w:lang w:val="en-GB"/>
        </w:rPr>
        <w:t>lassification model</w:t>
      </w:r>
      <w:r>
        <w:rPr>
          <w:sz w:val="22"/>
          <w:lang w:val="en-GB"/>
        </w:rPr>
        <w:t xml:space="preserve"> was used for bioactivity prediction</w:t>
      </w:r>
      <w:r w:rsidR="0099000A">
        <w:rPr>
          <w:sz w:val="22"/>
          <w:lang w:val="en-GB"/>
        </w:rPr>
        <w:t xml:space="preserve">. </w:t>
      </w:r>
      <w:r w:rsidR="002720AF" w:rsidRPr="00203D64">
        <w:rPr>
          <w:sz w:val="22"/>
          <w:lang w:val="en-GB"/>
        </w:rPr>
        <w:t xml:space="preserve">The standard implementation </w:t>
      </w:r>
      <w:r w:rsidR="00FA54EA">
        <w:rPr>
          <w:sz w:val="22"/>
          <w:lang w:val="en-GB"/>
        </w:rPr>
        <w:t xml:space="preserve">of a support vector machine </w:t>
      </w:r>
      <w:r w:rsidR="002720AF" w:rsidRPr="00203D64">
        <w:rPr>
          <w:sz w:val="22"/>
          <w:lang w:val="en-GB"/>
        </w:rPr>
        <w:t>from scikit-learn</w:t>
      </w:r>
      <w:r w:rsidR="001B2B8C">
        <w:rPr>
          <w:sz w:val="22"/>
          <w:lang w:val="en-GB"/>
        </w:rPr>
        <w:t xml:space="preserve"> v0.20.3</w:t>
      </w:r>
      <w:r w:rsidR="002720AF" w:rsidRPr="00203D64">
        <w:rPr>
          <w:sz w:val="22"/>
          <w:lang w:val="en-GB"/>
        </w:rPr>
        <w:t xml:space="preserve"> </w:t>
      </w:r>
      <w:r w:rsidR="001060A6">
        <w:rPr>
          <w:rStyle w:val="FootnoteReference"/>
          <w:sz w:val="22"/>
          <w:lang w:val="en-GB"/>
        </w:rPr>
        <w:fldChar w:fldCharType="begin" w:fldLock="1"/>
      </w:r>
      <w:r w:rsidR="0058579E">
        <w:rPr>
          <w:sz w:val="22"/>
          <w:lang w:val="en-GB"/>
        </w:rPr>
        <w:instrText>ADDIN CSL_CITATION {"citationItems":[{"id":"ITEM-1","itemData":{"abstract":"Scikit-learn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org.","author":[{"dropping-particle":"","family":"Pedregosa","given":"Fabian","non-dropping-particle":"","parse-names":false,"suffix":""},{"dropping-particle":"","family":"Varoquaux","given":"Gaël","non-dropping-particle":"","parse-names":false,"suffix":""},{"dropping-particle":"","family":"Gramfort","given":"Alexandre","non-dropping-particle":"","parse-names":false,"suffix":""},{"dropping-particle":"","family":"Michel","given":"Vincent","non-dropping-particle":"","parse-names":false,"suffix":""},{"dropping-particle":"","family":"Thirion","given":"Bertrand","non-dropping-particle":"","parse-names":false,"suffix":""},{"dropping-particle":"","family":"Grisel","given":"Olivier","non-dropping-particle":"","parse-names":false,"suffix":""},{"dropping-particle":"","family":"Blondel","given":"Mathieu","non-dropping-particle":"","parse-names":false,"suffix":""},{"dropping-particle":"","family":"Müller","given":"Andreas","non-dropping-particle":"","parse-names":false,"suffix":""},{"dropping-particle":"","family":"Nothman","given":"Joel","non-dropping-particle":"","parse-names":false,"suffix":""},{"dropping-particle":"","family":"Louppe","given":"Gilles","non-dropping-particle":"","parse-names":false,"suffix":""},{"dropping-particle":"","family":"Prettenhofer","given":"Peter","non-dropping-particle":"","parse-names":false,"suffix":""},{"dropping-particle":"","family":"Weiss","given":"Ron","non-dropping-particle":"","parse-names":false,"suffix":""},{"dropping-particle":"","family":"Dubourg","given":"Vincent","non-dropping-particle":"","parse-names":false,"suffix":""},{"dropping-particle":"","family":"Vanderplas","given":"Jake","non-dropping-particle":"","parse-names":false,"suffix":""},{"dropping-particle":"","family":"Passos","given":"Alexandre","non-dropping-particle":"","parse-names":false,"suffix":""},{"dropping-particle":"","family":"Cournapeau","given":"David","non-dropping-particle":"","parse-names":false,"suffix":""},{"dropping-particle":"","family":"Brucher","given":"Matthieu","non-dropping-particle":"","parse-names":false,"suffix":""},{"dropping-particle":"","family":"Perrot","given":"Matthieu","non-dropping-particle":"","parse-names":false,"suffix":""},{"dropping-particle":"","family":"Duchesnay","given":"Édouard","non-dropping-particle":"","parse-names":false,"suffix":""}],"id":"ITEM-1","issued":{"date-parts":[["2012"]]},"page":"2825-2830","title":"Scikit-learn: Machine Learning in Python","type":"article-journal","volume":"12"},"uris":["http://www.mendeley.com/documents/?uuid=38022493-cb57-476b-8217-cdcbda820a1f"]}],"mendeley":{"formattedCitation":"[34]","plainTextFormattedCitation":"[34]","previouslyFormattedCitation":"[34]"},"properties":{"noteIndex":0},"schema":"https://github.com/citation-style-language/schema/raw/master/csl-citation.json"}</w:instrText>
      </w:r>
      <w:r w:rsidR="001060A6">
        <w:rPr>
          <w:rStyle w:val="FootnoteReference"/>
          <w:sz w:val="22"/>
          <w:lang w:val="en-GB"/>
        </w:rPr>
        <w:fldChar w:fldCharType="separate"/>
      </w:r>
      <w:r w:rsidR="00672925" w:rsidRPr="00672925">
        <w:rPr>
          <w:noProof/>
          <w:sz w:val="22"/>
          <w:lang w:val="en-GB"/>
        </w:rPr>
        <w:t>[34]</w:t>
      </w:r>
      <w:r w:rsidR="001060A6">
        <w:rPr>
          <w:rStyle w:val="FootnoteReference"/>
          <w:sz w:val="22"/>
          <w:lang w:val="en-GB"/>
        </w:rPr>
        <w:fldChar w:fldCharType="end"/>
      </w:r>
      <w:r w:rsidR="001B2B8C">
        <w:rPr>
          <w:sz w:val="22"/>
          <w:lang w:val="en-GB"/>
        </w:rPr>
        <w:t xml:space="preserve"> </w:t>
      </w:r>
      <w:r w:rsidR="00FA5045">
        <w:rPr>
          <w:sz w:val="22"/>
          <w:lang w:val="en-GB"/>
        </w:rPr>
        <w:t xml:space="preserve">Python package </w:t>
      </w:r>
      <w:r w:rsidR="00104365">
        <w:rPr>
          <w:sz w:val="22"/>
          <w:lang w:val="en-GB"/>
        </w:rPr>
        <w:t>was used</w:t>
      </w:r>
      <w:r w:rsidR="00FA5045">
        <w:rPr>
          <w:sz w:val="22"/>
          <w:lang w:val="en-GB"/>
        </w:rPr>
        <w:t>,</w:t>
      </w:r>
      <w:r w:rsidR="00104365">
        <w:rPr>
          <w:sz w:val="22"/>
          <w:lang w:val="en-GB"/>
        </w:rPr>
        <w:t xml:space="preserve"> </w:t>
      </w:r>
      <w:r w:rsidR="002720AF" w:rsidRPr="00203D64">
        <w:rPr>
          <w:sz w:val="22"/>
          <w:lang w:val="en-GB"/>
        </w:rPr>
        <w:t xml:space="preserve">with the </w:t>
      </w:r>
      <w:r w:rsidR="0099000A">
        <w:rPr>
          <w:sz w:val="22"/>
          <w:lang w:val="en-GB"/>
        </w:rPr>
        <w:t>radial basis function</w:t>
      </w:r>
      <w:r w:rsidR="002720AF" w:rsidRPr="00203D64">
        <w:rPr>
          <w:sz w:val="22"/>
          <w:lang w:val="en-GB"/>
        </w:rPr>
        <w:t xml:space="preserve"> as a kernel function. </w:t>
      </w:r>
      <w:r w:rsidR="00FA54EA">
        <w:rPr>
          <w:sz w:val="22"/>
          <w:lang w:val="en-GB"/>
        </w:rPr>
        <w:t xml:space="preserve">The model was trained to </w:t>
      </w:r>
      <w:r w:rsidR="00FA54EA" w:rsidRPr="00203D64">
        <w:rPr>
          <w:sz w:val="22"/>
          <w:lang w:val="en-GB"/>
        </w:rPr>
        <w:t>discriminate active compounds from inactive ones based on their 2048-bit</w:t>
      </w:r>
      <w:r w:rsidR="00FA54EA">
        <w:rPr>
          <w:sz w:val="22"/>
          <w:lang w:val="en-GB"/>
        </w:rPr>
        <w:t xml:space="preserve"> radius 2 Morgan fingerprint</w:t>
      </w:r>
      <w:r w:rsidR="00FA54EA" w:rsidRPr="00203D64">
        <w:rPr>
          <w:sz w:val="22"/>
          <w:lang w:val="en-GB"/>
        </w:rPr>
        <w:t xml:space="preserve"> representation</w:t>
      </w:r>
      <w:r w:rsidR="00FA54EA">
        <w:rPr>
          <w:sz w:val="22"/>
          <w:lang w:val="en-GB"/>
        </w:rPr>
        <w:t>s</w:t>
      </w:r>
      <w:r w:rsidR="00FA54EA" w:rsidRPr="00203D64">
        <w:rPr>
          <w:sz w:val="22"/>
          <w:lang w:val="en-GB"/>
        </w:rPr>
        <w:t xml:space="preserve">. </w:t>
      </w:r>
      <w:r w:rsidR="002720AF" w:rsidRPr="00203D64">
        <w:rPr>
          <w:sz w:val="22"/>
          <w:lang w:val="en-GB"/>
        </w:rPr>
        <w:t xml:space="preserve">The hyperparameters C and </w:t>
      </w:r>
      <w:r w:rsidR="002720AF" w:rsidRPr="00203D64">
        <w:rPr>
          <w:sz w:val="22"/>
          <w:lang w:val="el-GR"/>
        </w:rPr>
        <w:t>γ</w:t>
      </w:r>
      <w:r w:rsidR="002720AF" w:rsidRPr="00203D64">
        <w:rPr>
          <w:sz w:val="22"/>
        </w:rPr>
        <w:t xml:space="preserve"> were optimized with </w:t>
      </w:r>
      <w:r w:rsidR="005C3A23">
        <w:rPr>
          <w:sz w:val="22"/>
        </w:rPr>
        <w:t>randomized</w:t>
      </w:r>
      <w:r w:rsidR="002720AF" w:rsidRPr="00203D64">
        <w:rPr>
          <w:sz w:val="22"/>
        </w:rPr>
        <w:t xml:space="preserve"> search</w:t>
      </w:r>
      <w:r w:rsidR="0099000A">
        <w:rPr>
          <w:sz w:val="22"/>
        </w:rPr>
        <w:t xml:space="preserve">, </w:t>
      </w:r>
      <w:r w:rsidR="006917EE">
        <w:rPr>
          <w:sz w:val="22"/>
        </w:rPr>
        <w:t>where</w:t>
      </w:r>
      <w:r w:rsidR="002720AF" w:rsidRPr="00203D64">
        <w:rPr>
          <w:sz w:val="22"/>
        </w:rPr>
        <w:t xml:space="preserve"> 50 different values per parameter were drawn from </w:t>
      </w:r>
      <w:r w:rsidR="006917EE">
        <w:rPr>
          <w:sz w:val="22"/>
        </w:rPr>
        <w:t>two</w:t>
      </w:r>
      <w:r w:rsidR="006917EE" w:rsidRPr="00203D64">
        <w:rPr>
          <w:sz w:val="22"/>
        </w:rPr>
        <w:t xml:space="preserve"> </w:t>
      </w:r>
      <w:r w:rsidR="002720AF" w:rsidRPr="00203D64">
        <w:rPr>
          <w:sz w:val="22"/>
        </w:rPr>
        <w:t>exponential distributions with replacement</w:t>
      </w:r>
      <w:r w:rsidR="00A0109F" w:rsidRPr="00203D64">
        <w:rPr>
          <w:sz w:val="22"/>
        </w:rPr>
        <w:t>.</w:t>
      </w:r>
    </w:p>
    <w:p w14:paraId="34298D5A" w14:textId="77777777" w:rsidR="00A0109F" w:rsidRDefault="00A0109F" w:rsidP="0026105E">
      <w:pPr>
        <w:rPr>
          <w:lang w:val="en-GB"/>
        </w:rPr>
      </w:pPr>
    </w:p>
    <w:p w14:paraId="3920766F" w14:textId="77777777" w:rsidR="007B0F42" w:rsidRDefault="007B0F42" w:rsidP="007B0F42">
      <w:pPr>
        <w:pStyle w:val="Heading2"/>
        <w:rPr>
          <w:lang w:val="en-GB"/>
        </w:rPr>
      </w:pPr>
      <w:r>
        <w:rPr>
          <w:lang w:val="en-GB"/>
        </w:rPr>
        <w:t>Recurrent Neural Network</w:t>
      </w:r>
    </w:p>
    <w:p w14:paraId="793CC138" w14:textId="6D8CB7D7" w:rsidR="00631D29" w:rsidRPr="00401581" w:rsidRDefault="007B0F42" w:rsidP="00631D29">
      <w:pPr>
        <w:rPr>
          <w:sz w:val="22"/>
          <w:lang w:val="en-GB"/>
        </w:rPr>
      </w:pPr>
      <w:r w:rsidRPr="00203D64">
        <w:rPr>
          <w:sz w:val="22"/>
          <w:lang w:val="en-GB"/>
        </w:rPr>
        <w:t xml:space="preserve">The neural network resembles the decoder architecture described in </w:t>
      </w:r>
      <w:r w:rsidR="001060A6">
        <w:rPr>
          <w:rStyle w:val="FootnoteReference"/>
          <w:sz w:val="22"/>
          <w:lang w:val="en-GB"/>
        </w:rPr>
        <w:fldChar w:fldCharType="begin" w:fldLock="1"/>
      </w:r>
      <w:r w:rsidR="0058579E">
        <w:rPr>
          <w:sz w:val="22"/>
          <w:lang w:val="en-GB"/>
        </w:rPr>
        <w:instrText>ADDIN CSL_CITATION {"citationItems":[{"id":"ITEM-1","itemData":{"DOI":"10.3390/biom8040131","ISSN":"2218273X","abstract":"Chemical autoencoders are attractive models as they combine chemical space navigation with possibilities for de novo molecule generation in areas of interest. This enables them to produce focused chemical libraries around a single lead compound for employment early in a drug discovery project. Here, it is shown that the choice of chemical representation, such as strings from the simplified molecular-input line-entry system (SMILES), has a large influence on the properties of the latent space. It is further explored to what extent translating between different chemical representations influences the latent space similarity to the SMILES strings or circular fingerprints. By employing SMILES enumeration for either the encoder or decoder, it is found that the decoder has the largest influence on the properties of the latent space. Training a sequence to sequence heteroencoder based on recurrent neural networks (RNNs) with long short-term memory cells (LSTM) to predict different enumerated SMILES strings from the same canonical SMILES string gives the largest similarity between latent space distance and molecular similarity measured as circular fingerprints similarity. Using the output from the code layer in quantitative structure activity relationship (QSAR) of five molecular datasets shows that heteroencoder derived vectors markedly outperforms autoencoder derived vectors as well as models built using ECFP4 fingerprints, underlining the increased chemical relevance of the latent space. However, the use of enumeration during training of the decoder leads to a marked increase in the rate of decoding to different molecules than encoded, a tendency that can be counteracted with more complex network architectures.","author":[{"dropping-particle":"","family":"Bjerrum","given":"Esben Jannik","non-dropping-particle":"","parse-names":false,"suffix":""},{"dropping-particle":"","family":"Sattarov","given":"Boris","non-dropping-particle":"","parse-names":false,"suffix":""}],"container-title":"Biomolecules","id":"ITEM-1","issue":"4","issued":{"date-parts":[["2018"]]},"page":"1-13","title":"Improving Chemical Autoencoder Latent Space and Molecular De Novo Generation Diversity with Heteroencoders","type":"article-journal","volume":"8"},"uris":["http://www.mendeley.com/documents/?uuid=6b99cc1a-2646-469b-88f2-b48bdcc16e22"]}],"mendeley":{"formattedCitation":"[19]","plainTextFormattedCitation":"[19]","previouslyFormattedCitation":"[19]"},"properties":{"noteIndex":0},"schema":"https://github.com/citation-style-language/schema/raw/master/csl-citation.json"}</w:instrText>
      </w:r>
      <w:r w:rsidR="001060A6">
        <w:rPr>
          <w:rStyle w:val="FootnoteReference"/>
          <w:sz w:val="22"/>
          <w:lang w:val="en-GB"/>
        </w:rPr>
        <w:fldChar w:fldCharType="separate"/>
      </w:r>
      <w:r w:rsidR="00672925" w:rsidRPr="00672925">
        <w:rPr>
          <w:noProof/>
          <w:sz w:val="22"/>
          <w:lang w:val="en-GB"/>
        </w:rPr>
        <w:t>[19]</w:t>
      </w:r>
      <w:r w:rsidR="001060A6">
        <w:rPr>
          <w:rStyle w:val="FootnoteReference"/>
          <w:sz w:val="22"/>
          <w:lang w:val="en-GB"/>
        </w:rPr>
        <w:fldChar w:fldCharType="end"/>
      </w:r>
      <w:r w:rsidR="00FC7EC9" w:rsidRPr="00203D64">
        <w:rPr>
          <w:sz w:val="22"/>
          <w:lang w:val="en-GB"/>
        </w:rPr>
        <w:t>. It</w:t>
      </w:r>
      <w:r w:rsidRPr="00203D64">
        <w:rPr>
          <w:sz w:val="22"/>
          <w:lang w:val="en-GB"/>
        </w:rPr>
        <w:t xml:space="preserve"> </w:t>
      </w:r>
      <w:r w:rsidR="00CF40FD">
        <w:rPr>
          <w:sz w:val="22"/>
          <w:lang w:val="en-GB"/>
        </w:rPr>
        <w:t>was</w:t>
      </w:r>
      <w:r w:rsidRPr="00203D64">
        <w:rPr>
          <w:sz w:val="22"/>
          <w:lang w:val="en-GB"/>
        </w:rPr>
        <w:t xml:space="preserve"> implemented in Keras </w:t>
      </w:r>
      <w:r w:rsidR="006077EE">
        <w:rPr>
          <w:sz w:val="22"/>
          <w:lang w:val="en-GB"/>
        </w:rPr>
        <w:t>v</w:t>
      </w:r>
      <w:r w:rsidRPr="00203D64">
        <w:rPr>
          <w:sz w:val="22"/>
          <w:lang w:val="en-GB"/>
        </w:rPr>
        <w:t xml:space="preserve">2.2.4 </w:t>
      </w:r>
      <w:r w:rsidR="001060A6">
        <w:rPr>
          <w:rStyle w:val="FootnoteReference"/>
          <w:sz w:val="22"/>
          <w:lang w:val="en-GB"/>
        </w:rPr>
        <w:fldChar w:fldCharType="begin" w:fldLock="1"/>
      </w:r>
      <w:r w:rsidR="0058579E">
        <w:rPr>
          <w:sz w:val="22"/>
          <w:lang w:val="en-GB"/>
        </w:rPr>
        <w:instrText>ADDIN CSL_CITATION {"citationItems":[{"id":"ITEM-1","itemData":{"author":[{"dropping-particle":"","family":"Chollet","given":"François","non-dropping-particle":"","parse-names":false,"suffix":""}],"container-title":"https://keras.io/","id":"ITEM-1","issued":{"date-parts":[["2019"]]},"title":"Keras","type":"webpage"},"uris":["http://www.mendeley.com/documents/?uuid=47aebd25-ac4b-4c77-bedf-dd3e23bbb8b2"]}],"mendeley":{"formattedCitation":"[35]","plainTextFormattedCitation":"[35]","previouslyFormattedCitation":"[35]"},"properties":{"noteIndex":0},"schema":"https://github.com/citation-style-language/schema/raw/master/csl-citation.json"}</w:instrText>
      </w:r>
      <w:r w:rsidR="001060A6">
        <w:rPr>
          <w:rStyle w:val="FootnoteReference"/>
          <w:sz w:val="22"/>
          <w:lang w:val="en-GB"/>
        </w:rPr>
        <w:fldChar w:fldCharType="separate"/>
      </w:r>
      <w:r w:rsidR="00672925" w:rsidRPr="00672925">
        <w:rPr>
          <w:noProof/>
          <w:sz w:val="22"/>
          <w:lang w:val="en-GB"/>
        </w:rPr>
        <w:t>[35]</w:t>
      </w:r>
      <w:r w:rsidR="001060A6">
        <w:rPr>
          <w:rStyle w:val="FootnoteReference"/>
          <w:sz w:val="22"/>
          <w:lang w:val="en-GB"/>
        </w:rPr>
        <w:fldChar w:fldCharType="end"/>
      </w:r>
      <w:r w:rsidR="006077EE">
        <w:rPr>
          <w:sz w:val="22"/>
          <w:lang w:val="en-GB"/>
        </w:rPr>
        <w:t xml:space="preserve"> </w:t>
      </w:r>
      <w:r w:rsidRPr="00203D64">
        <w:rPr>
          <w:sz w:val="22"/>
          <w:lang w:val="en-GB"/>
        </w:rPr>
        <w:t xml:space="preserve">with TensorFlowGPU </w:t>
      </w:r>
      <w:r w:rsidR="006077EE">
        <w:rPr>
          <w:sz w:val="22"/>
          <w:lang w:val="en-GB"/>
        </w:rPr>
        <w:t>v</w:t>
      </w:r>
      <w:r w:rsidRPr="00203D64">
        <w:rPr>
          <w:sz w:val="22"/>
          <w:lang w:val="en-GB"/>
        </w:rPr>
        <w:t>1.12.0 backend</w:t>
      </w:r>
      <w:r w:rsidR="00E91F03">
        <w:rPr>
          <w:sz w:val="22"/>
          <w:lang w:val="en-GB"/>
        </w:rPr>
        <w:t xml:space="preserve"> </w:t>
      </w:r>
      <w:r w:rsidR="001060A6">
        <w:rPr>
          <w:rStyle w:val="FootnoteReference"/>
          <w:sz w:val="22"/>
          <w:lang w:val="en-GB"/>
        </w:rPr>
        <w:fldChar w:fldCharType="begin" w:fldLock="1"/>
      </w:r>
      <w:r w:rsidR="0058579E">
        <w:rPr>
          <w:sz w:val="22"/>
          <w:lang w:val="en-GB"/>
        </w:rPr>
        <w:instrText>ADDIN CSL_CITATION {"citationItems":[{"id":"ITEM-1","itemData":{"abstract":"TensorFlow is an interface for expressing machine learning algorithms, and an implementation for executing such algorithms. A computation expressed using TensorFlow can be executed with little or no change on a wide variety of heterogeneous systems, ranging from mobile devices such as phones and tablets up to large-scale distributed systems of hundreds of machines and thousands of computational devices such as GPU cards. The system is flexible and can be used to express a wide variety of algorithms, including training and inference algorithms for deep neural network models, and it has been used for conducting research and for deploying machine learning systems into production across more than a dozen areas of computer science and other fields, including speech recognition, computer vision, robotics, information retrieval, natural language processing, geographic information extraction, and computational drug discovery. This paper describes the TensorFlow interface and an implementation of that interface that we have built at Google. The TensorFlow API and a reference implementation were released as an open-source package under the Apache 2.0 license in November, 2015 and are available at www.tensorflow.org.","author":[{"dropping-particle":"","family":"Abadi","given":"Martín","non-dropping-particle":"","parse-names":false,"suffix":""},{"dropping-particle":"","family":"Agarwal","given":"Ashish","non-dropping-particle":"","parse-names":false,"suffix":""},{"dropping-particle":"","family":"Barham","given":"Paul","non-dropping-particle":"","parse-names":false,"suffix":""},{"dropping-particle":"","family":"Brevdo","given":"Eugene","non-dropping-particle":"","parse-names":false,"suffix":""},{"dropping-particle":"","family":"Chen","given":"Zhifeng","non-dropping-particle":"","parse-names":false,"suffix":""},{"dropping-particle":"","family":"Citro","given":"Craig","non-dropping-particle":"","parse-names":false,"suffix":""},{"dropping-particle":"","family":"Corrado","given":"Greg S.","non-dropping-particle":"","parse-names":false,"suffix":""},{"dropping-particle":"","family":"Davis","given":"Andy","non-dropping-particle":"","parse-names":false,"suffix":""},{"dropping-particle":"","family":"Dean","given":"Jeffrey","non-dropping-particle":"","parse-names":false,"suffix":""},{"dropping-particle":"","family":"Devin","given":"Matthieu","non-dropping-particle":"","parse-names":false,"suffix":""},{"dropping-particle":"","family":"Ghemawat","given":"Sanjay","non-dropping-particle":"","parse-names":false,"suffix":""},{"dropping-particle":"","family":"Goodfellow","given":"Ian","non-dropping-particle":"","parse-names":false,"suffix":""},{"dropping-particle":"","family":"Harp","given":"Andrew","non-dropping-particle":"","parse-names":false,"suffix":""},{"dropping-particle":"","family":"Irving","given":"Geoffrey","non-dropping-particle":"","parse-names":false,"suffix":""},{"dropping-particle":"","family":"Isard","given":"Michael","non-dropping-particle":"","parse-names":false,"suffix":""},{"dropping-particle":"","family":"Jia","given":"Yangqing","non-dropping-particle":"","parse-names":false,"suffix":""},{"dropping-particle":"","family":"Jozefowicz","given":"Rafal","non-dropping-particle":"","parse-names":false,"suffix":""},{"dropping-particle":"","family":"Kaiser","given":"Lukasz","non-dropping-particle":"","parse-names":false,"suffix":""},{"dropping-particle":"","family":"Kudlur","given":"Manjunath","non-dropping-particle":"","parse-names":false,"suffix":""},{"dropping-particle":"","family":"Levenberg","given":"Josh","non-dropping-particle":"","parse-names":false,"suffix":""},{"dropping-particle":"","family":"Mane","given":"Dan","non-dropping-particle":"","parse-names":false,"suffix":""},{"dropping-particle":"","family":"Monga","given":"Rajat","non-dropping-particle":"","parse-names":false,"suffix":""},{"dropping-particle":"","family":"Moore","given":"Sherry","non-dropping-particle":"","parse-names":false,"suffix":""},{"dropping-particle":"","family":"Murray","given":"Derek","non-dropping-particle":"","parse-names":false,"suffix":""},{"dropping-particle":"","family":"Olah","given":"Chris","non-dropping-particle":"","parse-names":false,"suffix":""},{"dropping-particle":"","family":"Schuster","given":"Mike","non-dropping-particle":"","parse-names":false,"suffix":""},{"dropping-particle":"","family":"Shlens","given":"Jonathon","non-dropping-particle":"","parse-names":false,"suffix":""},{"dropping-particle":"","family":"Steiner","given":"Benoit","non-dropping-particle":"","parse-names":false,"suffix":""},{"dropping-particle":"","family":"Sutskever","given":"Ilya","non-dropping-particle":"","parse-names":false,"suffix":""},{"dropping-particle":"","family":"Talwar","given":"Kunal","non-dropping-particle":"","parse-names":false,"suffix":""},{"dropping-particle":"","family":"Tucker","given":"Paul","non-dropping-particle":"","parse-names":false,"suffix":""},{"dropping-particle":"","family":"Vanhoucke","given":"Vincent","non-dropping-particle":"","parse-names":false,"suffix":""},{"dropping-particle":"","family":"Vasudevan","given":"Vijay","non-dropping-particle":"","parse-names":false,"suffix":""},{"dropping-particle":"","family":"Viegas","given":"Fernanda","non-dropping-particle":"","parse-names":false,"suffix":""},{"dropping-particle":"","family":"Vinyals","given":"Oriol","non-dropping-particle":"","parse-names":false,"suffix":""},{"dropping-particle":"","family":"Warden","given":"Pete","non-dropping-particle":"","parse-names":false,"suffix":""},{"dropping-particle":"","family":"Wattenberg","given":"Martin","non-dropping-particle":"","parse-names":false,"suffix":""},{"dropping-particle":"","family":"Wicke","given":"Martin","non-dropping-particle":"","parse-names":false,"suffix":""},{"dropping-particle":"","family":"Yu","given":"Yuan","non-dropping-particle":"","parse-names":false,"suffix":""},{"dropping-particle":"","family":"Zheng","given":"Xiaoqiang","non-dropping-particle":"","parse-names":false,"suffix":""}],"container-title":"arXiv:1603.04467","id":"ITEM-1","issued":{"date-parts":[["2016"]]},"title":"TensorFlow: Large-Scale Machine Learning on Heterogeneous Distributed Systems","type":"article-journal"},"uris":["http://www.mendeley.com/documents/?uuid=b6c61b60-1436-4594-b396-9afccb670ef4"]}],"mendeley":{"formattedCitation":"[36]","plainTextFormattedCitation":"[36]","previouslyFormattedCitation":"[36]"},"properties":{"noteIndex":0},"schema":"https://github.com/citation-style-language/schema/raw/master/csl-citation.json"}</w:instrText>
      </w:r>
      <w:r w:rsidR="001060A6">
        <w:rPr>
          <w:rStyle w:val="FootnoteReference"/>
          <w:sz w:val="22"/>
          <w:lang w:val="en-GB"/>
        </w:rPr>
        <w:fldChar w:fldCharType="separate"/>
      </w:r>
      <w:r w:rsidR="00672925" w:rsidRPr="00672925">
        <w:rPr>
          <w:noProof/>
          <w:sz w:val="22"/>
          <w:lang w:val="en-GB"/>
        </w:rPr>
        <w:t>[36]</w:t>
      </w:r>
      <w:r w:rsidR="001060A6">
        <w:rPr>
          <w:rStyle w:val="FootnoteReference"/>
          <w:sz w:val="22"/>
          <w:lang w:val="en-GB"/>
        </w:rPr>
        <w:fldChar w:fldCharType="end"/>
      </w:r>
      <w:r w:rsidR="005C28D3">
        <w:rPr>
          <w:sz w:val="22"/>
          <w:lang w:val="en-GB"/>
        </w:rPr>
        <w:t xml:space="preserve"> and it is schematically shown in </w:t>
      </w:r>
      <w:r w:rsidR="005C28D3" w:rsidRPr="005C28D3">
        <w:rPr>
          <w:sz w:val="22"/>
          <w:lang w:val="en-GB"/>
        </w:rPr>
        <w:fldChar w:fldCharType="begin"/>
      </w:r>
      <w:r w:rsidR="005C28D3" w:rsidRPr="005C28D3">
        <w:rPr>
          <w:sz w:val="22"/>
          <w:lang w:val="en-GB"/>
        </w:rPr>
        <w:instrText xml:space="preserve"> REF _Ref15562837 \h </w:instrText>
      </w:r>
      <w:r w:rsidR="005C28D3">
        <w:rPr>
          <w:sz w:val="22"/>
          <w:lang w:val="en-GB"/>
        </w:rPr>
        <w:instrText xml:space="preserve"> \* MERGEFORMAT </w:instrText>
      </w:r>
      <w:r w:rsidR="005C28D3" w:rsidRPr="005C28D3">
        <w:rPr>
          <w:sz w:val="22"/>
          <w:lang w:val="en-GB"/>
        </w:rPr>
      </w:r>
      <w:r w:rsidR="005C28D3" w:rsidRPr="005C28D3">
        <w:rPr>
          <w:sz w:val="22"/>
          <w:lang w:val="en-GB"/>
        </w:rPr>
        <w:fldChar w:fldCharType="separate"/>
      </w:r>
      <w:r w:rsidR="005D1CBA" w:rsidRPr="005D1CBA">
        <w:rPr>
          <w:sz w:val="22"/>
        </w:rPr>
        <w:t xml:space="preserve">Figure </w:t>
      </w:r>
      <w:r w:rsidR="005D1CBA" w:rsidRPr="005D1CBA">
        <w:rPr>
          <w:noProof/>
          <w:sz w:val="22"/>
        </w:rPr>
        <w:t>1</w:t>
      </w:r>
      <w:r w:rsidR="005C28D3" w:rsidRPr="005C28D3">
        <w:rPr>
          <w:sz w:val="22"/>
          <w:lang w:val="en-GB"/>
        </w:rPr>
        <w:fldChar w:fldCharType="end"/>
      </w:r>
      <w:r w:rsidRPr="00203D64">
        <w:rPr>
          <w:sz w:val="22"/>
          <w:lang w:val="en-GB"/>
        </w:rPr>
        <w:t>. The network accepts a vector of molecular descriptors</w:t>
      </w:r>
      <w:r w:rsidR="002F181C" w:rsidRPr="00203D64">
        <w:rPr>
          <w:sz w:val="22"/>
          <w:lang w:val="en-GB"/>
        </w:rPr>
        <w:t xml:space="preserve"> </w:t>
      </w:r>
      <w:r w:rsidR="00487D0F">
        <w:rPr>
          <w:sz w:val="22"/>
          <w:lang w:val="en-GB"/>
        </w:rPr>
        <w:t xml:space="preserve">used as inputs to </w:t>
      </w:r>
      <w:r w:rsidRPr="00203D64">
        <w:rPr>
          <w:sz w:val="22"/>
          <w:lang w:val="en-GB"/>
        </w:rPr>
        <w:t xml:space="preserve">a set of </w:t>
      </w:r>
      <w:r w:rsidR="001231E0">
        <w:rPr>
          <w:sz w:val="22"/>
          <w:lang w:val="en-GB"/>
        </w:rPr>
        <w:t>six</w:t>
      </w:r>
      <w:r w:rsidR="007F1754" w:rsidRPr="00203D64">
        <w:rPr>
          <w:sz w:val="22"/>
          <w:lang w:val="en-GB"/>
        </w:rPr>
        <w:t xml:space="preserve"> </w:t>
      </w:r>
      <w:r w:rsidRPr="00203D64">
        <w:rPr>
          <w:sz w:val="22"/>
          <w:lang w:val="en-GB"/>
        </w:rPr>
        <w:t xml:space="preserve">Dense layers of 256 units each </w:t>
      </w:r>
      <w:r w:rsidR="00FC2071">
        <w:rPr>
          <w:sz w:val="22"/>
          <w:lang w:val="en-GB"/>
        </w:rPr>
        <w:t>using the</w:t>
      </w:r>
      <w:r w:rsidRPr="00203D64">
        <w:rPr>
          <w:sz w:val="22"/>
          <w:lang w:val="en-GB"/>
        </w:rPr>
        <w:t xml:space="preserve"> ReLU</w:t>
      </w:r>
      <w:r w:rsidR="00054FDE">
        <w:rPr>
          <w:sz w:val="22"/>
          <w:lang w:val="en-GB"/>
        </w:rPr>
        <w:t xml:space="preserve"> </w:t>
      </w:r>
      <w:r w:rsidR="001060A6">
        <w:rPr>
          <w:rStyle w:val="FootnoteReference"/>
          <w:sz w:val="22"/>
          <w:lang w:val="en-GB"/>
        </w:rPr>
        <w:fldChar w:fldCharType="begin" w:fldLock="1"/>
      </w:r>
      <w:r w:rsidR="0058579E">
        <w:rPr>
          <w:sz w:val="22"/>
          <w:lang w:val="en-GB"/>
        </w:rPr>
        <w:instrText>ADDIN CSL_CITATION {"citationItems":[{"id":"ITEM-1","itemData":{"abstract":"In this paper we investigate the family of functions representable by deep neural networks (DNN) with rectified linear units (ReLU). We give an algorithm to train a ReLU DNN with one hidden layer to *global optimality* with runtime polynomial in the data size albeit exponential in the input dimension. Further, we improve on the known lower bounds on size (from exponential to super exponential) for approximating a ReLU deep net function by a shallower ReLU net. Our gap theorems hold for smoothly parametrized families of \"hard\" functions, contrary to countable, discrete families known in the literature. An example consequence of our gap theorems is the following: for every natural number $k$ there exists a function representable by a ReLU DNN with $k^2$ hidden layers and total size $k^3$, such that any ReLU DNN with at most $k$ hidden layers will require at least $\\frac{1}{2}k^{k+1}-1$ total nodes. Finally, for the family of $\\mathbb{R}^n\\to \\mathbb{R}$ DNNs with ReLU activations, we show a new lowerbound on the number of affine pieces, which is larger than previous constructions in certain regimes of the network architecture and most distinctively our lowerbound is demonstrated by an explicit construction of a *smoothly parameterized* family of functions attaining this scaling. Our construction utilizes the theory of zonotopes from polyhedral theory.","author":[{"dropping-particle":"","family":"Arora","given":"Raman","non-dropping-particle":"","parse-names":false,"suffix":""},{"dropping-particle":"","family":"Basu","given":"Amitabh","non-dropping-particle":"","parse-names":false,"suffix":""},{"dropping-particle":"","family":"Mianjy","given":"Poorya","non-dropping-particle":"","parse-names":false,"suffix":""},{"dropping-particle":"","family":"Mukherjee","given":"Anirbit","non-dropping-particle":"","parse-names":false,"suffix":""}],"container-title":"arXiv:1611.01491","id":"ITEM-1","issued":{"date-parts":[["2016"]]},"title":"Understanding Deep Neural Networks with Rectified Linear Units","type":"article-journal"},"uris":["http://www.mendeley.com/documents/?uuid=c05afa57-48e7-4048-b301-85e467dfc209"]}],"mendeley":{"formattedCitation":"[37]","plainTextFormattedCitation":"[37]","previouslyFormattedCitation":"[37]"},"properties":{"noteIndex":0},"schema":"https://github.com/citation-style-language/schema/raw/master/csl-citation.json"}</w:instrText>
      </w:r>
      <w:r w:rsidR="001060A6">
        <w:rPr>
          <w:rStyle w:val="FootnoteReference"/>
          <w:sz w:val="22"/>
          <w:lang w:val="en-GB"/>
        </w:rPr>
        <w:fldChar w:fldCharType="separate"/>
      </w:r>
      <w:r w:rsidR="00672925" w:rsidRPr="00672925">
        <w:rPr>
          <w:bCs/>
          <w:noProof/>
          <w:sz w:val="22"/>
        </w:rPr>
        <w:t>[37]</w:t>
      </w:r>
      <w:r w:rsidR="001060A6">
        <w:rPr>
          <w:rStyle w:val="FootnoteReference"/>
          <w:sz w:val="22"/>
          <w:lang w:val="en-GB"/>
        </w:rPr>
        <w:fldChar w:fldCharType="end"/>
      </w:r>
      <w:r w:rsidRPr="00203D64">
        <w:rPr>
          <w:sz w:val="22"/>
          <w:lang w:val="en-GB"/>
        </w:rPr>
        <w:t xml:space="preserve"> activation</w:t>
      </w:r>
      <w:r w:rsidR="00FC2071">
        <w:rPr>
          <w:sz w:val="22"/>
          <w:lang w:val="en-GB"/>
        </w:rPr>
        <w:t xml:space="preserve"> function</w:t>
      </w:r>
      <w:r w:rsidRPr="00203D64">
        <w:rPr>
          <w:sz w:val="22"/>
          <w:lang w:val="en-GB"/>
        </w:rPr>
        <w:t xml:space="preserve">. The output of each </w:t>
      </w:r>
      <w:r w:rsidR="0029035A">
        <w:rPr>
          <w:sz w:val="22"/>
          <w:lang w:val="en-GB"/>
        </w:rPr>
        <w:t>individual</w:t>
      </w:r>
      <w:r w:rsidRPr="00203D64">
        <w:rPr>
          <w:sz w:val="22"/>
          <w:lang w:val="en-GB"/>
        </w:rPr>
        <w:t xml:space="preserve"> Dense layer </w:t>
      </w:r>
      <w:r w:rsidR="00ED5B9B">
        <w:rPr>
          <w:sz w:val="22"/>
          <w:lang w:val="en-GB"/>
        </w:rPr>
        <w:t>is used to s</w:t>
      </w:r>
      <w:r w:rsidRPr="00203D64">
        <w:rPr>
          <w:sz w:val="22"/>
          <w:lang w:val="en-GB"/>
        </w:rPr>
        <w:t>et</w:t>
      </w:r>
      <w:r w:rsidR="00CE5D50">
        <w:rPr>
          <w:sz w:val="22"/>
          <w:lang w:val="en-GB"/>
        </w:rPr>
        <w:t xml:space="preserve"> </w:t>
      </w:r>
      <w:r w:rsidRPr="00203D64">
        <w:rPr>
          <w:sz w:val="22"/>
          <w:lang w:val="en-GB"/>
        </w:rPr>
        <w:t xml:space="preserve">either the cell state or the hidden state of </w:t>
      </w:r>
      <w:r w:rsidR="0029035A">
        <w:rPr>
          <w:sz w:val="22"/>
          <w:lang w:val="en-GB"/>
        </w:rPr>
        <w:t xml:space="preserve">each </w:t>
      </w:r>
      <w:r w:rsidR="00CE5D50">
        <w:rPr>
          <w:sz w:val="22"/>
          <w:lang w:val="en-GB"/>
        </w:rPr>
        <w:t xml:space="preserve">of the </w:t>
      </w:r>
      <w:r w:rsidRPr="00203D64">
        <w:rPr>
          <w:sz w:val="22"/>
          <w:lang w:val="en-GB"/>
        </w:rPr>
        <w:t xml:space="preserve">recurrent layers of the </w:t>
      </w:r>
      <w:r w:rsidR="009F4308" w:rsidRPr="00203D64">
        <w:rPr>
          <w:sz w:val="22"/>
          <w:lang w:val="en-GB"/>
        </w:rPr>
        <w:t>network</w:t>
      </w:r>
      <w:r w:rsidRPr="00203D64">
        <w:rPr>
          <w:sz w:val="22"/>
          <w:lang w:val="en-GB"/>
        </w:rPr>
        <w:t xml:space="preserve">. There are in total </w:t>
      </w:r>
      <w:r w:rsidR="00CF40FD">
        <w:rPr>
          <w:sz w:val="22"/>
          <w:lang w:val="en-GB"/>
        </w:rPr>
        <w:t>three</w:t>
      </w:r>
      <w:r w:rsidR="007F1754" w:rsidRPr="00203D64">
        <w:rPr>
          <w:sz w:val="22"/>
          <w:lang w:val="en-GB"/>
        </w:rPr>
        <w:t xml:space="preserve"> </w:t>
      </w:r>
      <w:r w:rsidRPr="00203D64">
        <w:rPr>
          <w:sz w:val="22"/>
          <w:lang w:val="en-GB"/>
        </w:rPr>
        <w:t xml:space="preserve">unidirectional recurrent layers in the </w:t>
      </w:r>
      <w:r w:rsidR="009F4308" w:rsidRPr="00203D64">
        <w:rPr>
          <w:sz w:val="22"/>
          <w:lang w:val="en-GB"/>
        </w:rPr>
        <w:t>network</w:t>
      </w:r>
      <w:r w:rsidRPr="00203D64">
        <w:rPr>
          <w:sz w:val="22"/>
          <w:lang w:val="en-GB"/>
        </w:rPr>
        <w:t xml:space="preserve">, each one consisting of 256 Long Short-Term Memory (LSTM) </w:t>
      </w:r>
      <w:r w:rsidR="001060A6">
        <w:rPr>
          <w:rStyle w:val="FootnoteReference"/>
          <w:sz w:val="22"/>
          <w:lang w:val="en-GB"/>
        </w:rPr>
        <w:fldChar w:fldCharType="begin" w:fldLock="1"/>
      </w:r>
      <w:r w:rsidR="0058579E">
        <w:rPr>
          <w:sz w:val="22"/>
          <w:lang w:val="en-GB"/>
        </w:rPr>
        <w:instrText>ADDIN CSL_CITATION {"citationItems":[{"id":"ITEM-1","itemData":{"author":[{"dropping-particle":"","family":"Hochreiter","given":"Sepp","non-dropping-particle":"","parse-names":false,"suffix":""},{"dropping-particle":"","family":"Schmidhuber","given":"Jürgen","non-dropping-particle":"","parse-names":false,"suffix":""}],"container-title":"Neural Computation","id":"ITEM-1","issue":"8","issued":{"date-parts":[["1997"]]},"page":"1-32","title":"Long Short-Term Memory","type":"article-journal","volume":"9"},"uris":["http://www.mendeley.com/documents/?uuid=a1f2fffb-5ff8-40af-8265-dbe9528d1bee"]}],"mendeley":{"formattedCitation":"[26]","plainTextFormattedCitation":"[26]","previouslyFormattedCitation":"[26]"},"properties":{"noteIndex":0},"schema":"https://github.com/citation-style-language/schema/raw/master/csl-citation.json"}</w:instrText>
      </w:r>
      <w:r w:rsidR="001060A6">
        <w:rPr>
          <w:rStyle w:val="FootnoteReference"/>
          <w:sz w:val="22"/>
          <w:lang w:val="en-GB"/>
        </w:rPr>
        <w:fldChar w:fldCharType="separate"/>
      </w:r>
      <w:r w:rsidR="00672925" w:rsidRPr="00672925">
        <w:rPr>
          <w:noProof/>
          <w:sz w:val="22"/>
          <w:lang w:val="en-GB"/>
        </w:rPr>
        <w:t>[26]</w:t>
      </w:r>
      <w:r w:rsidR="001060A6">
        <w:rPr>
          <w:rStyle w:val="FootnoteReference"/>
          <w:sz w:val="22"/>
          <w:lang w:val="en-GB"/>
        </w:rPr>
        <w:fldChar w:fldCharType="end"/>
      </w:r>
      <w:r w:rsidR="00C34522">
        <w:rPr>
          <w:sz w:val="22"/>
          <w:lang w:val="en-GB"/>
        </w:rPr>
        <w:t xml:space="preserve"> </w:t>
      </w:r>
      <w:r w:rsidRPr="00203D64">
        <w:rPr>
          <w:sz w:val="22"/>
          <w:lang w:val="en-GB"/>
        </w:rPr>
        <w:t xml:space="preserve">neurons. The output of the final LSTM layer is fed to a </w:t>
      </w:r>
      <w:r w:rsidR="000253C8">
        <w:rPr>
          <w:sz w:val="22"/>
          <w:lang w:val="en-GB"/>
        </w:rPr>
        <w:t>feedforward</w:t>
      </w:r>
      <w:r w:rsidRPr="00203D64">
        <w:rPr>
          <w:sz w:val="22"/>
          <w:lang w:val="en-GB"/>
        </w:rPr>
        <w:t xml:space="preserve"> layer </w:t>
      </w:r>
      <w:r w:rsidR="00295D95">
        <w:rPr>
          <w:sz w:val="22"/>
          <w:lang w:val="en-GB"/>
        </w:rPr>
        <w:t>with 35 units</w:t>
      </w:r>
      <w:r w:rsidR="00387CF7">
        <w:rPr>
          <w:sz w:val="22"/>
          <w:lang w:val="en-GB"/>
        </w:rPr>
        <w:t>,</w:t>
      </w:r>
      <w:r w:rsidR="00295D95">
        <w:rPr>
          <w:sz w:val="22"/>
          <w:lang w:val="en-GB"/>
        </w:rPr>
        <w:t xml:space="preserve"> which is the length of the character space,</w:t>
      </w:r>
      <w:r w:rsidR="00DF65BD">
        <w:rPr>
          <w:sz w:val="22"/>
          <w:lang w:val="en-GB"/>
        </w:rPr>
        <w:t xml:space="preserve"> </w:t>
      </w:r>
      <w:r w:rsidR="00BB21C0">
        <w:rPr>
          <w:sz w:val="22"/>
          <w:lang w:val="en-GB"/>
        </w:rPr>
        <w:t>using</w:t>
      </w:r>
      <w:r w:rsidRPr="00203D64">
        <w:rPr>
          <w:sz w:val="22"/>
          <w:lang w:val="en-GB"/>
        </w:rPr>
        <w:t xml:space="preserve"> softmax activation. Batch normalization was applied to the outputs of </w:t>
      </w:r>
      <w:r w:rsidR="007D516C">
        <w:rPr>
          <w:sz w:val="22"/>
          <w:lang w:val="en-GB"/>
        </w:rPr>
        <w:t>all</w:t>
      </w:r>
      <w:r w:rsidR="00707845">
        <w:rPr>
          <w:sz w:val="22"/>
          <w:lang w:val="en-GB"/>
        </w:rPr>
        <w:t xml:space="preserve"> LSTM and all but the last Dense layers</w:t>
      </w:r>
      <w:r w:rsidR="008928EE">
        <w:rPr>
          <w:sz w:val="22"/>
          <w:lang w:val="en-GB"/>
        </w:rPr>
        <w:t xml:space="preserve">. </w:t>
      </w:r>
      <w:r w:rsidR="00BB21C0">
        <w:rPr>
          <w:sz w:val="22"/>
          <w:lang w:val="en-GB"/>
        </w:rPr>
        <w:t>Keras</w:t>
      </w:r>
      <w:r w:rsidR="003E200F">
        <w:rPr>
          <w:sz w:val="22"/>
          <w:lang w:val="en-GB"/>
        </w:rPr>
        <w:t xml:space="preserve"> </w:t>
      </w:r>
      <w:r w:rsidR="004C1E86">
        <w:rPr>
          <w:sz w:val="22"/>
          <w:lang w:val="en-GB"/>
        </w:rPr>
        <w:t>CUDA-</w:t>
      </w:r>
      <w:r w:rsidR="003E200F">
        <w:rPr>
          <w:sz w:val="22"/>
          <w:lang w:val="en-GB"/>
        </w:rPr>
        <w:t xml:space="preserve">enabled CuDNNLSTM </w:t>
      </w:r>
      <w:r w:rsidR="007778D2">
        <w:rPr>
          <w:sz w:val="22"/>
          <w:lang w:val="en-GB"/>
        </w:rPr>
        <w:t xml:space="preserve">units </w:t>
      </w:r>
      <w:r w:rsidR="003E200F">
        <w:rPr>
          <w:sz w:val="22"/>
          <w:lang w:val="en-GB"/>
        </w:rPr>
        <w:t xml:space="preserve">were used in the </w:t>
      </w:r>
      <w:r w:rsidR="00C8781C">
        <w:rPr>
          <w:sz w:val="22"/>
          <w:lang w:val="en-GB"/>
        </w:rPr>
        <w:t>recurrent</w:t>
      </w:r>
      <w:r w:rsidR="003E200F">
        <w:rPr>
          <w:sz w:val="22"/>
          <w:lang w:val="en-GB"/>
        </w:rPr>
        <w:t xml:space="preserve"> layers.</w:t>
      </w:r>
      <w:r w:rsidR="00ED3566">
        <w:rPr>
          <w:sz w:val="22"/>
          <w:lang w:val="en-GB"/>
        </w:rPr>
        <w:t xml:space="preserve"> </w:t>
      </w:r>
    </w:p>
    <w:p w14:paraId="306FD312" w14:textId="5F478A2A" w:rsidR="007B0F42" w:rsidRDefault="007B0F42" w:rsidP="007B0F42">
      <w:pPr>
        <w:rPr>
          <w:sz w:val="22"/>
        </w:rPr>
      </w:pPr>
      <w:r w:rsidRPr="00203D64">
        <w:rPr>
          <w:sz w:val="22"/>
          <w:lang w:val="en-GB"/>
        </w:rPr>
        <w:t xml:space="preserve">The </w:t>
      </w:r>
      <w:r w:rsidR="002A29D7" w:rsidRPr="00203D64">
        <w:rPr>
          <w:sz w:val="22"/>
          <w:lang w:val="en-GB"/>
        </w:rPr>
        <w:t>model</w:t>
      </w:r>
      <w:r w:rsidR="009F4308" w:rsidRPr="00203D64">
        <w:rPr>
          <w:sz w:val="22"/>
          <w:lang w:val="en-GB"/>
        </w:rPr>
        <w:t xml:space="preserve"> </w:t>
      </w:r>
      <w:r w:rsidR="00F00213">
        <w:rPr>
          <w:sz w:val="22"/>
          <w:lang w:val="en-GB"/>
        </w:rPr>
        <w:t>was t</w:t>
      </w:r>
      <w:r w:rsidRPr="00203D64">
        <w:rPr>
          <w:sz w:val="22"/>
          <w:lang w:val="en-GB"/>
        </w:rPr>
        <w:t xml:space="preserve">rained for 100 epochs with </w:t>
      </w:r>
      <w:r w:rsidR="00022F75" w:rsidRPr="00203D64">
        <w:rPr>
          <w:sz w:val="22"/>
          <w:lang w:val="en-GB"/>
        </w:rPr>
        <w:t>randomized</w:t>
      </w:r>
      <w:r w:rsidRPr="00203D64">
        <w:rPr>
          <w:sz w:val="22"/>
          <w:lang w:val="en-GB"/>
        </w:rPr>
        <w:t xml:space="preserve"> SMILES strings following the Teacher’s Forcing method</w:t>
      </w:r>
      <w:r w:rsidR="00BD5610">
        <w:rPr>
          <w:sz w:val="22"/>
          <w:lang w:val="en-GB"/>
        </w:rPr>
        <w:t xml:space="preserve"> </w:t>
      </w:r>
      <w:r w:rsidR="001060A6">
        <w:rPr>
          <w:rStyle w:val="FootnoteReference"/>
          <w:sz w:val="22"/>
          <w:lang w:val="en-GB"/>
        </w:rPr>
        <w:fldChar w:fldCharType="begin" w:fldLock="1"/>
      </w:r>
      <w:r w:rsidR="0058579E">
        <w:rPr>
          <w:sz w:val="22"/>
          <w:lang w:val="en-GB"/>
        </w:rPr>
        <w:instrText>ADDIN CSL_CITATION {"citationItems":[{"id":"ITEM-1","itemData":{"DOI":"10.1162/neco.1989.1.2.270","ISSN":"0899-7667","abstract":"The exact form of a gradient-following learning algorithm for completely recurrent networks running in continually sampled time is derived and used as the basis for practical algorithms for temporal supervised learning tasks. These algorithms have (1) the advantage that they do not require a precisely defined training interval, operating while the network runs; and (2) the disadvantage that they require nonlocal communication in the network being trained and are computationally expensive. These algorithms allow networks having recurrent connections to learn complex tasks that require the retention of information over time periods having either fixed or indefinite length.","author":[{"dropping-particle":"","family":"Williams","given":"Ronald J.","non-dropping-particle":"","parse-names":false,"suffix":""},{"dropping-particle":"","family":"Zipser","given":"David","non-dropping-particle":"","parse-names":false,"suffix":""}],"container-title":"Neural Computation","id":"ITEM-1","issue":"2","issued":{"date-parts":[["2008"]]},"page":"270-280","title":"A Learning Algorithm for Continually Running Fully Recurrent Neural Networks","type":"article-journal","volume":"1"},"uris":["http://www.mendeley.com/documents/?uuid=1e09c796-35fe-434d-82da-a54aa0dad26d"]}],"mendeley":{"formattedCitation":"[38]","plainTextFormattedCitation":"[38]","previouslyFormattedCitation":"[38]"},"properties":{"noteIndex":0},"schema":"https://github.com/citation-style-language/schema/raw/master/csl-citation.json"}</w:instrText>
      </w:r>
      <w:r w:rsidR="001060A6">
        <w:rPr>
          <w:rStyle w:val="FootnoteReference"/>
          <w:sz w:val="22"/>
          <w:lang w:val="en-GB"/>
        </w:rPr>
        <w:fldChar w:fldCharType="separate"/>
      </w:r>
      <w:r w:rsidR="00672925" w:rsidRPr="00672925">
        <w:rPr>
          <w:bCs/>
          <w:noProof/>
          <w:sz w:val="22"/>
        </w:rPr>
        <w:t>[38]</w:t>
      </w:r>
      <w:r w:rsidR="001060A6">
        <w:rPr>
          <w:rStyle w:val="FootnoteReference"/>
          <w:sz w:val="22"/>
          <w:lang w:val="en-GB"/>
        </w:rPr>
        <w:fldChar w:fldCharType="end"/>
      </w:r>
      <w:r w:rsidRPr="00203D64">
        <w:rPr>
          <w:sz w:val="22"/>
          <w:lang w:val="en-GB"/>
        </w:rPr>
        <w:t>, using the ground truth at each step as prior knowledge instead of the character</w:t>
      </w:r>
      <w:r w:rsidR="00D217B8" w:rsidRPr="00203D64">
        <w:rPr>
          <w:sz w:val="22"/>
          <w:lang w:val="en-GB"/>
        </w:rPr>
        <w:t xml:space="preserve"> previously</w:t>
      </w:r>
      <w:r w:rsidRPr="00203D64">
        <w:rPr>
          <w:sz w:val="22"/>
          <w:lang w:val="en-GB"/>
        </w:rPr>
        <w:t xml:space="preserve"> predicted by the network. A batch size of 128 sequences </w:t>
      </w:r>
      <w:r w:rsidR="000F5E29">
        <w:rPr>
          <w:sz w:val="22"/>
          <w:lang w:val="en-GB"/>
        </w:rPr>
        <w:t xml:space="preserve">was used </w:t>
      </w:r>
      <w:r w:rsidRPr="00203D64">
        <w:rPr>
          <w:sz w:val="22"/>
          <w:lang w:val="en-GB"/>
        </w:rPr>
        <w:t xml:space="preserve">along with </w:t>
      </w:r>
      <w:r w:rsidR="002A3191">
        <w:rPr>
          <w:sz w:val="22"/>
          <w:lang w:val="en-GB"/>
        </w:rPr>
        <w:t xml:space="preserve">the </w:t>
      </w:r>
      <w:r w:rsidRPr="00203D64">
        <w:rPr>
          <w:sz w:val="22"/>
          <w:lang w:val="en-GB"/>
        </w:rPr>
        <w:t>Adam optimizer</w:t>
      </w:r>
      <w:r w:rsidR="00C17275">
        <w:rPr>
          <w:sz w:val="22"/>
          <w:lang w:val="en-GB"/>
        </w:rPr>
        <w:t xml:space="preserve"> with default parameters</w:t>
      </w:r>
      <w:r w:rsidRPr="00203D64">
        <w:rPr>
          <w:sz w:val="22"/>
          <w:lang w:val="en-GB"/>
        </w:rPr>
        <w:t xml:space="preserve"> </w:t>
      </w:r>
      <w:r w:rsidR="001060A6">
        <w:rPr>
          <w:rStyle w:val="FootnoteReference"/>
          <w:sz w:val="22"/>
          <w:lang w:val="en-GB"/>
        </w:rPr>
        <w:fldChar w:fldCharType="begin" w:fldLock="1"/>
      </w:r>
      <w:r w:rsidR="0058579E">
        <w:rPr>
          <w:sz w:val="22"/>
          <w:lang w:val="en-GB"/>
        </w:rPr>
        <w:instrText>ADDIN CSL_CITATION {"citationItems":[{"id":"ITEM-1","itemData":{"abstract":"We introduce Adam, an algorithm for first-order gradient-based optimization of stochastic objective functions, based on adaptive estimates of lower-order moments. The method is straightforward to implement, is computationally efficient, has little memory requirements, is invariant to diagonal rescaling of the gradients, and is well suited for problems that are large in terms of data and/or parameters. The method is also appropriate for non-stationary objectives and problems with very noisy and/or sparse gradients. The hyper-parameters have intuitive interpretations and typically require little tuning. Some connections to related algorithms, on which Adam was inspired, are discussed. We also analyze the theoretical convergence properties of the algorithm and provide a regret bound on the convergence rate that is comparable to the best known results under the online convex optimization framework. Empirical results demonstrate that Adam works well in practice and compares favorably to other stochastic optimization methods. Finally, we discuss AdaMax, a variant of Adam based on the infinity norm.","author":[{"dropping-particle":"","family":"Kingma","given":"Diederik P.","non-dropping-particle":"","parse-names":false,"suffix":""},{"dropping-particle":"","family":"Ba","given":"Jimmy","non-dropping-particle":"","parse-names":false,"suffix":""}],"container-title":"arXiv:1412.6980","id":"ITEM-1","issued":{"date-parts":[["2014"]]},"page":"1-15","title":"Adam: A Method for Stochastic Optimization","type":"article-journal"},"uris":["http://www.mendeley.com/documents/?uuid=7641e0d9-2235-4ca6-b432-531ba5f10dd2"]}],"mendeley":{"formattedCitation":"[39]","plainTextFormattedCitation":"[39]","previouslyFormattedCitation":"[39]"},"properties":{"noteIndex":0},"schema":"https://github.com/citation-style-language/schema/raw/master/csl-citation.json"}</w:instrText>
      </w:r>
      <w:r w:rsidR="001060A6">
        <w:rPr>
          <w:rStyle w:val="FootnoteReference"/>
          <w:sz w:val="22"/>
          <w:lang w:val="en-GB"/>
        </w:rPr>
        <w:fldChar w:fldCharType="separate"/>
      </w:r>
      <w:r w:rsidR="00672925" w:rsidRPr="00672925">
        <w:rPr>
          <w:bCs/>
          <w:noProof/>
          <w:sz w:val="22"/>
        </w:rPr>
        <w:t>[39]</w:t>
      </w:r>
      <w:r w:rsidR="001060A6">
        <w:rPr>
          <w:rStyle w:val="FootnoteReference"/>
          <w:sz w:val="22"/>
          <w:lang w:val="en-GB"/>
        </w:rPr>
        <w:fldChar w:fldCharType="end"/>
      </w:r>
      <w:r w:rsidR="00570CC2">
        <w:rPr>
          <w:sz w:val="22"/>
          <w:lang w:val="en-GB"/>
        </w:rPr>
        <w:t xml:space="preserve"> </w:t>
      </w:r>
      <w:r w:rsidRPr="00203D64">
        <w:rPr>
          <w:sz w:val="22"/>
          <w:lang w:val="en-GB"/>
        </w:rPr>
        <w:t>and an initial learning rate of</w:t>
      </w:r>
      <w:r w:rsidR="000C0997" w:rsidRPr="00203D64">
        <w:rPr>
          <w:sz w:val="22"/>
          <w:lang w:val="en-GB"/>
        </w:rPr>
        <w:t xml:space="preserve"> </w:t>
      </w:r>
      <m:oMath>
        <m:r>
          <w:rPr>
            <w:rFonts w:ascii="Cambria Math" w:hAnsi="Cambria Math"/>
            <w:sz w:val="22"/>
            <w:lang w:val="en-GB"/>
          </w:rPr>
          <m:t xml:space="preserve"> </m:t>
        </m:r>
        <m:sSup>
          <m:sSupPr>
            <m:ctrlPr>
              <w:rPr>
                <w:rFonts w:ascii="Cambria Math" w:hAnsi="Cambria Math"/>
                <w:i/>
                <w:sz w:val="22"/>
                <w:lang w:val="en-GB"/>
              </w:rPr>
            </m:ctrlPr>
          </m:sSupPr>
          <m:e>
            <m:r>
              <w:rPr>
                <w:rFonts w:ascii="Cambria Math" w:hAnsi="Cambria Math"/>
                <w:sz w:val="22"/>
                <w:lang w:val="en-GB"/>
              </w:rPr>
              <m:t>10</m:t>
            </m:r>
          </m:e>
          <m:sup>
            <m:r>
              <w:rPr>
                <w:rFonts w:ascii="Cambria Math" w:hAnsi="Cambria Math"/>
                <w:sz w:val="22"/>
                <w:lang w:val="en-GB"/>
              </w:rPr>
              <m:t>-3</m:t>
            </m:r>
          </m:sup>
        </m:sSup>
      </m:oMath>
      <w:r w:rsidRPr="00203D64">
        <w:rPr>
          <w:sz w:val="22"/>
        </w:rPr>
        <w:t xml:space="preserve">. A custom learning rate </w:t>
      </w:r>
      <w:r w:rsidRPr="00203D64">
        <w:rPr>
          <w:sz w:val="22"/>
        </w:rPr>
        <w:lastRenderedPageBreak/>
        <w:t xml:space="preserve">schedule was </w:t>
      </w:r>
      <w:r w:rsidR="00283F22">
        <w:rPr>
          <w:sz w:val="22"/>
        </w:rPr>
        <w:t>used, where</w:t>
      </w:r>
      <w:r w:rsidRPr="00203D64">
        <w:rPr>
          <w:sz w:val="22"/>
        </w:rPr>
        <w:t xml:space="preserve"> the learning rate was kept constant for the first 50 epochs and then decayed exponentially</w:t>
      </w:r>
      <w:r w:rsidR="00A5081F" w:rsidRPr="00203D64">
        <w:rPr>
          <w:sz w:val="22"/>
        </w:rPr>
        <w:t xml:space="preserve"> </w:t>
      </w:r>
      <w:r w:rsidR="00387708">
        <w:rPr>
          <w:sz w:val="22"/>
        </w:rPr>
        <w:t>each</w:t>
      </w:r>
      <w:r w:rsidR="00A5081F" w:rsidRPr="00203D64">
        <w:rPr>
          <w:sz w:val="22"/>
        </w:rPr>
        <w:t xml:space="preserve"> epoch</w:t>
      </w:r>
      <w:r w:rsidR="00D217B8" w:rsidRPr="00203D64">
        <w:rPr>
          <w:sz w:val="22"/>
        </w:rPr>
        <w:t>,</w:t>
      </w:r>
      <w:r w:rsidRPr="00203D64">
        <w:rPr>
          <w:sz w:val="22"/>
        </w:rPr>
        <w:t xml:space="preserve"> down to a value of </w:t>
      </w:r>
      <m:oMath>
        <m:sSup>
          <m:sSupPr>
            <m:ctrlPr>
              <w:rPr>
                <w:rFonts w:ascii="Cambria Math" w:hAnsi="Cambria Math"/>
                <w:i/>
                <w:sz w:val="22"/>
              </w:rPr>
            </m:ctrlPr>
          </m:sSupPr>
          <m:e>
            <m:r>
              <w:rPr>
                <w:rFonts w:ascii="Cambria Math" w:hAnsi="Cambria Math"/>
                <w:sz w:val="22"/>
              </w:rPr>
              <m:t>10</m:t>
            </m:r>
          </m:e>
          <m:sup>
            <m:r>
              <w:rPr>
                <w:rFonts w:ascii="Cambria Math" w:hAnsi="Cambria Math"/>
                <w:sz w:val="22"/>
              </w:rPr>
              <m:t>-6</m:t>
            </m:r>
          </m:sup>
        </m:sSup>
      </m:oMath>
      <w:r w:rsidRPr="00203D64">
        <w:rPr>
          <w:sz w:val="22"/>
        </w:rPr>
        <w:t xml:space="preserve"> at the final epoch.</w:t>
      </w:r>
    </w:p>
    <w:p w14:paraId="6CD28905" w14:textId="46F9F15A" w:rsidR="007B0F42" w:rsidRDefault="002600F5" w:rsidP="007B0F42">
      <w:pPr>
        <w:rPr>
          <w:sz w:val="22"/>
          <w:lang w:val="en-GB"/>
        </w:rPr>
      </w:pPr>
      <w:r>
        <w:rPr>
          <w:sz w:val="22"/>
        </w:rPr>
        <w:t xml:space="preserve">A copy of the trained model was modified </w:t>
      </w:r>
      <w:proofErr w:type="gramStart"/>
      <w:r>
        <w:rPr>
          <w:sz w:val="22"/>
        </w:rPr>
        <w:t>for</w:t>
      </w:r>
      <w:r w:rsidR="00E70D93">
        <w:rPr>
          <w:sz w:val="22"/>
        </w:rPr>
        <w:t xml:space="preserve"> the purpose of</w:t>
      </w:r>
      <w:proofErr w:type="gramEnd"/>
      <w:r>
        <w:rPr>
          <w:sz w:val="22"/>
        </w:rPr>
        <w:t xml:space="preserve"> predicting single characters to jointly form SMILES strings. </w:t>
      </w:r>
      <w:r w:rsidR="00E70D93">
        <w:rPr>
          <w:sz w:val="22"/>
        </w:rPr>
        <w:t>While maintaining the trained connection weights, t</w:t>
      </w:r>
      <w:r>
        <w:rPr>
          <w:sz w:val="22"/>
        </w:rPr>
        <w:t xml:space="preserve">he shape of the output of the last feedforward layer was set </w:t>
      </w:r>
      <w:r w:rsidR="00325DD8">
        <w:rPr>
          <w:sz w:val="22"/>
        </w:rPr>
        <w:t xml:space="preserve">to a </w:t>
      </w:r>
      <w:r w:rsidR="00325DD8" w:rsidRPr="00203D64">
        <w:rPr>
          <w:sz w:val="22"/>
          <w:lang w:val="en-GB"/>
        </w:rPr>
        <w:t xml:space="preserve">one-dimensional vector expressing the probability of sampling each of the known characters </w:t>
      </w:r>
      <w:r w:rsidR="00325DD8">
        <w:rPr>
          <w:sz w:val="22"/>
          <w:lang w:val="en-GB"/>
        </w:rPr>
        <w:t>at every step</w:t>
      </w:r>
      <w:r w:rsidR="00E70D93">
        <w:rPr>
          <w:sz w:val="22"/>
          <w:lang w:val="en-GB"/>
        </w:rPr>
        <w:t xml:space="preserve"> and the LSTM layers were set to stateful mode</w:t>
      </w:r>
      <w:r w:rsidR="007B0F42" w:rsidRPr="00203D64">
        <w:rPr>
          <w:sz w:val="22"/>
          <w:lang w:val="en-GB"/>
        </w:rPr>
        <w:t xml:space="preserve">. During inference, a single character per iteration is sampled out of this vector of probabilities using multinomial sampling. The </w:t>
      </w:r>
      <w:r w:rsidR="00C116DD">
        <w:rPr>
          <w:sz w:val="22"/>
          <w:lang w:val="en-GB"/>
        </w:rPr>
        <w:t xml:space="preserve">biased </w:t>
      </w:r>
      <w:r w:rsidR="007B0F42" w:rsidRPr="00203D64">
        <w:rPr>
          <w:sz w:val="22"/>
          <w:lang w:val="en-GB"/>
        </w:rPr>
        <w:t xml:space="preserve">generation </w:t>
      </w:r>
      <w:r w:rsidR="00C116DD">
        <w:rPr>
          <w:sz w:val="22"/>
          <w:lang w:val="en-GB"/>
        </w:rPr>
        <w:t>is</w:t>
      </w:r>
      <w:r w:rsidR="007B0F42" w:rsidRPr="00203D64">
        <w:rPr>
          <w:sz w:val="22"/>
          <w:lang w:val="en-GB"/>
        </w:rPr>
        <w:t xml:space="preserve"> triggered by feeding the start-character “^” to the network</w:t>
      </w:r>
      <w:r w:rsidR="00C116DD">
        <w:rPr>
          <w:sz w:val="22"/>
          <w:lang w:val="en-GB"/>
        </w:rPr>
        <w:t xml:space="preserve"> after setting the initial states according to the descriptors of interest and</w:t>
      </w:r>
      <w:r w:rsidR="007B0F42" w:rsidRPr="00203D64">
        <w:rPr>
          <w:sz w:val="22"/>
          <w:lang w:val="en-GB"/>
        </w:rPr>
        <w:t xml:space="preserve"> ends </w:t>
      </w:r>
      <w:r w:rsidR="006A19A9">
        <w:rPr>
          <w:sz w:val="22"/>
          <w:lang w:val="en-GB"/>
        </w:rPr>
        <w:t>when</w:t>
      </w:r>
      <w:r w:rsidR="007B0F42" w:rsidRPr="00203D64">
        <w:rPr>
          <w:sz w:val="22"/>
          <w:lang w:val="en-GB"/>
        </w:rPr>
        <w:t xml:space="preserve"> </w:t>
      </w:r>
      <w:r w:rsidR="00870F93">
        <w:rPr>
          <w:sz w:val="22"/>
          <w:lang w:val="en-GB"/>
        </w:rPr>
        <w:t xml:space="preserve">the </w:t>
      </w:r>
      <w:r w:rsidR="007B0F42" w:rsidRPr="00203D64">
        <w:rPr>
          <w:sz w:val="22"/>
          <w:lang w:val="en-GB"/>
        </w:rPr>
        <w:t xml:space="preserve">end-character “$” is sampled. </w:t>
      </w:r>
    </w:p>
    <w:p w14:paraId="63DF65D4" w14:textId="4579F8A0" w:rsidR="007B0F42" w:rsidRDefault="002F181C" w:rsidP="007B0F42">
      <w:pPr>
        <w:rPr>
          <w:sz w:val="22"/>
          <w:lang w:val="en-GB"/>
        </w:rPr>
      </w:pPr>
      <w:r w:rsidRPr="00203D64">
        <w:rPr>
          <w:sz w:val="22"/>
          <w:lang w:val="en-GB"/>
        </w:rPr>
        <w:t xml:space="preserve">Two different </w:t>
      </w:r>
      <w:r w:rsidR="00F24B82">
        <w:rPr>
          <w:sz w:val="22"/>
          <w:lang w:val="en-GB"/>
        </w:rPr>
        <w:t>cRNN</w:t>
      </w:r>
      <w:r w:rsidRPr="00203D64">
        <w:rPr>
          <w:sz w:val="22"/>
          <w:lang w:val="en-GB"/>
        </w:rPr>
        <w:t xml:space="preserve"> models were </w:t>
      </w:r>
      <w:r w:rsidR="002720AF" w:rsidRPr="00203D64">
        <w:rPr>
          <w:sz w:val="22"/>
          <w:lang w:val="en-GB"/>
        </w:rPr>
        <w:t>constructed</w:t>
      </w:r>
      <w:r w:rsidR="00D217B8" w:rsidRPr="00203D64">
        <w:rPr>
          <w:sz w:val="22"/>
          <w:lang w:val="en-GB"/>
        </w:rPr>
        <w:t xml:space="preserve"> </w:t>
      </w:r>
      <w:r w:rsidR="00370844">
        <w:rPr>
          <w:sz w:val="22"/>
          <w:lang w:val="en-GB"/>
        </w:rPr>
        <w:t xml:space="preserve">and trained </w:t>
      </w:r>
      <w:r w:rsidR="00D217B8" w:rsidRPr="00203D64">
        <w:rPr>
          <w:sz w:val="22"/>
          <w:lang w:val="en-GB"/>
        </w:rPr>
        <w:t>following this procedure</w:t>
      </w:r>
      <w:r w:rsidR="00370844">
        <w:rPr>
          <w:sz w:val="22"/>
          <w:lang w:val="en-GB"/>
        </w:rPr>
        <w:t>, each</w:t>
      </w:r>
      <w:r w:rsidRPr="00203D64">
        <w:rPr>
          <w:sz w:val="22"/>
          <w:lang w:val="en-GB"/>
        </w:rPr>
        <w:t xml:space="preserve"> based on different</w:t>
      </w:r>
      <w:r w:rsidR="00BB2C39" w:rsidRPr="00203D64">
        <w:rPr>
          <w:sz w:val="22"/>
          <w:lang w:val="en-GB"/>
        </w:rPr>
        <w:t xml:space="preserve"> input</w:t>
      </w:r>
      <w:r w:rsidRPr="00203D64">
        <w:rPr>
          <w:sz w:val="22"/>
          <w:lang w:val="en-GB"/>
        </w:rPr>
        <w:t xml:space="preserve"> descriptors. The </w:t>
      </w:r>
      <w:r w:rsidR="00FA1770">
        <w:rPr>
          <w:sz w:val="22"/>
          <w:lang w:val="en-GB"/>
        </w:rPr>
        <w:t xml:space="preserve">first </w:t>
      </w:r>
      <w:r w:rsidR="002A4EBC" w:rsidRPr="00203D64">
        <w:rPr>
          <w:sz w:val="22"/>
          <w:lang w:val="en-GB"/>
        </w:rPr>
        <w:t xml:space="preserve">PhysChem-Based (PCB) </w:t>
      </w:r>
      <w:r w:rsidRPr="00203D64">
        <w:rPr>
          <w:sz w:val="22"/>
          <w:lang w:val="en-GB"/>
        </w:rPr>
        <w:t xml:space="preserve">model </w:t>
      </w:r>
      <w:r w:rsidR="006047B1">
        <w:rPr>
          <w:sz w:val="22"/>
          <w:lang w:val="en-GB"/>
        </w:rPr>
        <w:t xml:space="preserve">is shown </w:t>
      </w:r>
      <w:r w:rsidR="00370844">
        <w:rPr>
          <w:sz w:val="22"/>
          <w:lang w:val="en-GB"/>
        </w:rPr>
        <w:t xml:space="preserve">schematically in </w:t>
      </w:r>
      <w:r w:rsidR="006047B1" w:rsidRPr="00570CC2">
        <w:rPr>
          <w:sz w:val="22"/>
          <w:lang w:val="en-GB"/>
        </w:rPr>
        <w:fldChar w:fldCharType="begin"/>
      </w:r>
      <w:r w:rsidR="006047B1" w:rsidRPr="00570CC2">
        <w:rPr>
          <w:sz w:val="22"/>
          <w:lang w:val="en-GB"/>
        </w:rPr>
        <w:instrText xml:space="preserve"> REF _Ref13752235 \h  \* MERGEFORMAT </w:instrText>
      </w:r>
      <w:r w:rsidR="006047B1" w:rsidRPr="00570CC2">
        <w:rPr>
          <w:sz w:val="22"/>
          <w:lang w:val="en-GB"/>
        </w:rPr>
      </w:r>
      <w:r w:rsidR="006047B1" w:rsidRPr="00570CC2">
        <w:rPr>
          <w:sz w:val="22"/>
          <w:lang w:val="en-GB"/>
        </w:rPr>
        <w:fldChar w:fldCharType="separate"/>
      </w:r>
      <w:r w:rsidR="00247C75" w:rsidRPr="00247C75">
        <w:rPr>
          <w:sz w:val="22"/>
        </w:rPr>
        <w:t xml:space="preserve">Figure </w:t>
      </w:r>
      <w:r w:rsidR="00247C75" w:rsidRPr="00247C75">
        <w:rPr>
          <w:noProof/>
          <w:sz w:val="22"/>
        </w:rPr>
        <w:t>1</w:t>
      </w:r>
      <w:r w:rsidR="006047B1" w:rsidRPr="00570CC2">
        <w:rPr>
          <w:sz w:val="22"/>
          <w:lang w:val="en-GB"/>
        </w:rPr>
        <w:fldChar w:fldCharType="end"/>
      </w:r>
      <w:r w:rsidR="003137A9">
        <w:rPr>
          <w:sz w:val="22"/>
          <w:lang w:val="en-GB"/>
        </w:rPr>
        <w:t>A</w:t>
      </w:r>
      <w:r w:rsidR="006047B1">
        <w:rPr>
          <w:sz w:val="22"/>
          <w:lang w:val="en-GB"/>
        </w:rPr>
        <w:t xml:space="preserve">. </w:t>
      </w:r>
      <w:r w:rsidR="00E5530C">
        <w:rPr>
          <w:sz w:val="22"/>
          <w:lang w:val="en-GB"/>
        </w:rPr>
        <w:t>The model</w:t>
      </w:r>
      <w:r w:rsidR="006047B1">
        <w:rPr>
          <w:sz w:val="22"/>
          <w:lang w:val="en-GB"/>
        </w:rPr>
        <w:t xml:space="preserve"> </w:t>
      </w:r>
      <w:r w:rsidR="00D06945">
        <w:rPr>
          <w:sz w:val="22"/>
          <w:lang w:val="en-GB"/>
        </w:rPr>
        <w:t>uses</w:t>
      </w:r>
      <w:r w:rsidR="00D06945" w:rsidRPr="00203D64">
        <w:rPr>
          <w:sz w:val="22"/>
          <w:lang w:val="en-GB"/>
        </w:rPr>
        <w:t xml:space="preserve"> </w:t>
      </w:r>
      <w:r w:rsidR="00BB2C39" w:rsidRPr="00203D64">
        <w:rPr>
          <w:sz w:val="22"/>
          <w:lang w:val="en-GB"/>
        </w:rPr>
        <w:t xml:space="preserve">the </w:t>
      </w:r>
      <w:r w:rsidR="00AA582E">
        <w:rPr>
          <w:sz w:val="22"/>
          <w:lang w:val="en-GB"/>
        </w:rPr>
        <w:t>Wildman-Crippen</w:t>
      </w:r>
      <w:r w:rsidR="00D06945">
        <w:rPr>
          <w:sz w:val="22"/>
          <w:lang w:val="en-GB"/>
        </w:rPr>
        <w:t xml:space="preserve"> </w:t>
      </w:r>
      <w:r w:rsidR="00BB2C39" w:rsidRPr="00203D64">
        <w:rPr>
          <w:sz w:val="22"/>
          <w:lang w:val="en-GB"/>
        </w:rPr>
        <w:t>partition coefficient (LogP)</w:t>
      </w:r>
      <w:r w:rsidR="00FA1770">
        <w:rPr>
          <w:sz w:val="22"/>
          <w:lang w:val="en-GB"/>
        </w:rPr>
        <w:t xml:space="preserve"> </w:t>
      </w:r>
      <w:r w:rsidR="001060A6">
        <w:rPr>
          <w:rStyle w:val="FootnoteReference"/>
          <w:sz w:val="22"/>
          <w:lang w:val="en-GB"/>
        </w:rPr>
        <w:fldChar w:fldCharType="begin" w:fldLock="1"/>
      </w:r>
      <w:r w:rsidR="0058579E">
        <w:rPr>
          <w:sz w:val="22"/>
          <w:lang w:val="en-GB"/>
        </w:rPr>
        <w:instrText>ADDIN CSL_CITATION {"citationItems":[{"id":"ITEM-1","itemData":{"DOI":"10.1021/ci990307l","ISSN":"00952338","abstract":"We present a new atom type classification system for use in atom-based calculation of partition coefficient (log P) and molar refractivity (MR) designed in part to address published concerns of previous atomic methods. The 68 atomic contributions to log P have been determined by fitting an extensive training set of 9920 molecules, with r2 = 0.918 and σ = 0.677. A separate set of 3412 molecules was used for the determination of contributions to MR with r2 = 0.997 and σ = 1.43. Both calculations are shown to have high predictive ability.\\nWe present a new atom type classification system for use in atom-based calculation of partition coefficient (log P) and molar refractivity (MR) designed in part to address published concerns of previous atomic methods. The 68 atomic contributions to log P have been determined by fitting an extensive training set of 9920 molecules, with r2 = 0.918 and σ = 0.677. A separate set of 3412 molecules was used for the determination of contributions to MR with r2 = 0.997 and σ = 1.43. Both calculations are shown to have high predictive ability.","author":[{"dropping-particle":"","family":"Wildman","given":"Scott A.","non-dropping-particle":"","parse-names":false,"suffix":""},{"dropping-particle":"","family":"Crippen","given":"Gordon M.","non-dropping-particle":"","parse-names":false,"suffix":""}],"container-title":"Journal of Chemical Information and Computer Sciences","id":"ITEM-1","issue":"5","issued":{"date-parts":[["1999"]]},"page":"868-873","title":"Prediction of physicochemical parameters by atomic contributions","type":"article-journal","volume":"39"},"uris":["http://www.mendeley.com/documents/?uuid=5c241a6d-f8ce-4dd1-a8ae-b10a4e78c613"]}],"mendeley":{"formattedCitation":"[40]","plainTextFormattedCitation":"[40]","previouslyFormattedCitation":"[40]"},"properties":{"noteIndex":0},"schema":"https://github.com/citation-style-language/schema/raw/master/csl-citation.json"}</w:instrText>
      </w:r>
      <w:r w:rsidR="001060A6">
        <w:rPr>
          <w:rStyle w:val="FootnoteReference"/>
          <w:sz w:val="22"/>
          <w:lang w:val="en-GB"/>
        </w:rPr>
        <w:fldChar w:fldCharType="separate"/>
      </w:r>
      <w:r w:rsidR="00672925" w:rsidRPr="00672925">
        <w:rPr>
          <w:bCs/>
          <w:noProof/>
          <w:sz w:val="22"/>
        </w:rPr>
        <w:t>[40]</w:t>
      </w:r>
      <w:r w:rsidR="001060A6">
        <w:rPr>
          <w:rStyle w:val="FootnoteReference"/>
          <w:sz w:val="22"/>
          <w:lang w:val="en-GB"/>
        </w:rPr>
        <w:fldChar w:fldCharType="end"/>
      </w:r>
      <w:r w:rsidR="00BB2C39" w:rsidRPr="00203D64">
        <w:rPr>
          <w:sz w:val="22"/>
          <w:lang w:val="en-GB"/>
        </w:rPr>
        <w:t xml:space="preserve">, </w:t>
      </w:r>
      <w:r w:rsidR="00FD0D38">
        <w:rPr>
          <w:sz w:val="22"/>
          <w:lang w:val="en-GB"/>
        </w:rPr>
        <w:t>t</w:t>
      </w:r>
      <w:r w:rsidR="00BB2C39" w:rsidRPr="00203D64">
        <w:rPr>
          <w:sz w:val="22"/>
          <w:lang w:val="en-GB"/>
        </w:rPr>
        <w:t xml:space="preserve">opological polar surface area (TPSA), molecular weight (MW), </w:t>
      </w:r>
      <w:r w:rsidR="006C242A">
        <w:rPr>
          <w:sz w:val="22"/>
          <w:lang w:val="en-GB"/>
        </w:rPr>
        <w:t xml:space="preserve">number of </w:t>
      </w:r>
      <w:r w:rsidR="00BB2C39" w:rsidRPr="00203D64">
        <w:rPr>
          <w:sz w:val="22"/>
          <w:lang w:val="en-GB"/>
        </w:rPr>
        <w:t>hydro</w:t>
      </w:r>
      <w:r w:rsidR="00360007" w:rsidRPr="00203D64">
        <w:rPr>
          <w:sz w:val="22"/>
          <w:lang w:val="en-GB"/>
        </w:rPr>
        <w:t xml:space="preserve">gen </w:t>
      </w:r>
      <w:r w:rsidR="00BB2C39" w:rsidRPr="00203D64">
        <w:rPr>
          <w:sz w:val="22"/>
          <w:lang w:val="en-GB"/>
        </w:rPr>
        <w:t xml:space="preserve">bond acceptors (HBA), </w:t>
      </w:r>
      <w:r w:rsidR="006C242A">
        <w:rPr>
          <w:sz w:val="22"/>
          <w:lang w:val="en-GB"/>
        </w:rPr>
        <w:t xml:space="preserve">number of </w:t>
      </w:r>
      <w:r w:rsidR="00BB2C39" w:rsidRPr="00203D64">
        <w:rPr>
          <w:sz w:val="22"/>
          <w:lang w:val="en-GB"/>
        </w:rPr>
        <w:t>hydro</w:t>
      </w:r>
      <w:r w:rsidR="00360007" w:rsidRPr="00203D64">
        <w:rPr>
          <w:sz w:val="22"/>
          <w:lang w:val="en-GB"/>
        </w:rPr>
        <w:t xml:space="preserve">gen </w:t>
      </w:r>
      <w:r w:rsidR="00BB2C39" w:rsidRPr="00203D64">
        <w:rPr>
          <w:sz w:val="22"/>
          <w:lang w:val="en-GB"/>
        </w:rPr>
        <w:t>bond donors (HBD)</w:t>
      </w:r>
      <w:r w:rsidR="007F6E37">
        <w:rPr>
          <w:sz w:val="22"/>
          <w:lang w:val="en-GB"/>
        </w:rPr>
        <w:t>,</w:t>
      </w:r>
      <w:r w:rsidR="006047B1">
        <w:rPr>
          <w:sz w:val="22"/>
          <w:lang w:val="en-GB"/>
        </w:rPr>
        <w:t xml:space="preserve"> </w:t>
      </w:r>
      <w:r w:rsidR="006C242A">
        <w:rPr>
          <w:sz w:val="22"/>
          <w:lang w:val="en-GB"/>
        </w:rPr>
        <w:t xml:space="preserve">the </w:t>
      </w:r>
      <w:r w:rsidR="00360007" w:rsidRPr="00203D64">
        <w:rPr>
          <w:sz w:val="22"/>
          <w:lang w:val="en-GB"/>
        </w:rPr>
        <w:t>drug-likeness score (QED)</w:t>
      </w:r>
      <w:r w:rsidR="00AF3222">
        <w:rPr>
          <w:sz w:val="22"/>
          <w:lang w:val="en-GB"/>
        </w:rPr>
        <w:t xml:space="preserve"> </w:t>
      </w:r>
      <w:r w:rsidR="001060A6">
        <w:rPr>
          <w:rStyle w:val="FootnoteReference"/>
          <w:sz w:val="22"/>
          <w:lang w:val="en-GB"/>
        </w:rPr>
        <w:fldChar w:fldCharType="begin" w:fldLock="1"/>
      </w:r>
      <w:r w:rsidR="0058579E">
        <w:rPr>
          <w:sz w:val="22"/>
          <w:lang w:val="en-GB"/>
        </w:rPr>
        <w:instrText>ADDIN CSL_CITATION {"citationItems":[{"id":"ITEM-1","itemData":{"DOI":"10.1038/nchem.1243","ISSN":"17554330","abstract":"Nature Chemistry 4, 90 (2012). doi:10.1038/nchem.1243","author":[{"dropping-particle":"","family":"Bickerton","given":"G. Richard","non-dropping-particle":"","parse-names":false,"suffix":""},{"dropping-particle":"V.","family":"Paolini","given":"Gaia","non-dropping-particle":"","parse-names":false,"suffix":""},{"dropping-particle":"","family":"Besnard","given":"Jérémy","non-dropping-particle":"","parse-names":false,"suffix":""},{"dropping-particle":"","family":"Muresan","given":"Sorel","non-dropping-particle":"","parse-names":false,"suffix":""},{"dropping-particle":"","family":"Hopkins","given":"Andrew L.","non-dropping-particle":"","parse-names":false,"suffix":""}],"container-title":"Nature Chemistry","id":"ITEM-1","issue":"2","issued":{"date-parts":[["2012"]]},"page":"90-98","title":"Quantifying the chemical beauty of drugs","type":"article-journal","volume":"4"},"uris":["http://www.mendeley.com/documents/?uuid=86db88e4-54ec-4b6e-b9e2-ef05d5dfe3ce"]}],"mendeley":{"formattedCitation":"[41]","plainTextFormattedCitation":"[41]","previouslyFormattedCitation":"[41]"},"properties":{"noteIndex":0},"schema":"https://github.com/citation-style-language/schema/raw/master/csl-citation.json"}</w:instrText>
      </w:r>
      <w:r w:rsidR="001060A6">
        <w:rPr>
          <w:rStyle w:val="FootnoteReference"/>
          <w:sz w:val="22"/>
          <w:lang w:val="en-GB"/>
        </w:rPr>
        <w:fldChar w:fldCharType="separate"/>
      </w:r>
      <w:r w:rsidR="00672925" w:rsidRPr="00672925">
        <w:rPr>
          <w:bCs/>
          <w:noProof/>
          <w:sz w:val="22"/>
        </w:rPr>
        <w:t>[41]</w:t>
      </w:r>
      <w:r w:rsidR="001060A6">
        <w:rPr>
          <w:rStyle w:val="FootnoteReference"/>
          <w:sz w:val="22"/>
          <w:lang w:val="en-GB"/>
        </w:rPr>
        <w:fldChar w:fldCharType="end"/>
      </w:r>
      <w:r w:rsidR="00BB2C39" w:rsidRPr="00203D64">
        <w:rPr>
          <w:sz w:val="22"/>
          <w:lang w:val="en-GB"/>
        </w:rPr>
        <w:t xml:space="preserve"> </w:t>
      </w:r>
      <w:r w:rsidR="00BB4F4A">
        <w:rPr>
          <w:sz w:val="22"/>
          <w:lang w:val="en-GB"/>
        </w:rPr>
        <w:t>calculated using the</w:t>
      </w:r>
      <w:r w:rsidR="0099000A">
        <w:rPr>
          <w:sz w:val="22"/>
          <w:lang w:val="en-GB"/>
        </w:rPr>
        <w:t xml:space="preserve">ir </w:t>
      </w:r>
      <w:r w:rsidR="00BB4F4A">
        <w:rPr>
          <w:sz w:val="22"/>
          <w:lang w:val="en-GB"/>
        </w:rPr>
        <w:t>RDKit implementation</w:t>
      </w:r>
      <w:r w:rsidR="003D64F7">
        <w:rPr>
          <w:sz w:val="22"/>
          <w:lang w:val="en-GB"/>
        </w:rPr>
        <w:t>s</w:t>
      </w:r>
      <w:r w:rsidR="00BB4F4A">
        <w:rPr>
          <w:sz w:val="22"/>
          <w:lang w:val="en-GB"/>
        </w:rPr>
        <w:t xml:space="preserve"> </w:t>
      </w:r>
      <w:r w:rsidR="00BB2C39" w:rsidRPr="00203D64">
        <w:rPr>
          <w:sz w:val="22"/>
          <w:lang w:val="en-GB"/>
        </w:rPr>
        <w:t xml:space="preserve">and the soft label predicted by the QSAR </w:t>
      </w:r>
      <w:r w:rsidR="006C242A">
        <w:rPr>
          <w:sz w:val="22"/>
          <w:lang w:val="en-GB"/>
        </w:rPr>
        <w:t xml:space="preserve">SVC </w:t>
      </w:r>
      <w:r w:rsidR="00BB2C39" w:rsidRPr="00203D64">
        <w:rPr>
          <w:sz w:val="22"/>
          <w:lang w:val="en-GB"/>
        </w:rPr>
        <w:t>model</w:t>
      </w:r>
      <w:r w:rsidR="00B65949">
        <w:rPr>
          <w:sz w:val="22"/>
          <w:lang w:val="en-GB"/>
        </w:rPr>
        <w:t xml:space="preserve"> described above</w:t>
      </w:r>
      <w:r w:rsidR="00BB2C39" w:rsidRPr="00203D64">
        <w:rPr>
          <w:sz w:val="22"/>
          <w:lang w:val="en-GB"/>
        </w:rPr>
        <w:t>.</w:t>
      </w:r>
      <w:r w:rsidR="00360007" w:rsidRPr="00203D64">
        <w:rPr>
          <w:sz w:val="22"/>
          <w:lang w:val="en-GB"/>
        </w:rPr>
        <w:t xml:space="preserve"> </w:t>
      </w:r>
      <w:r w:rsidR="00B65949">
        <w:rPr>
          <w:sz w:val="22"/>
          <w:lang w:val="en-GB"/>
        </w:rPr>
        <w:t xml:space="preserve">The </w:t>
      </w:r>
      <w:r w:rsidR="002F7BA8">
        <w:rPr>
          <w:sz w:val="22"/>
          <w:lang w:val="en-GB"/>
        </w:rPr>
        <w:t xml:space="preserve">calculated values were </w:t>
      </w:r>
      <w:r w:rsidR="00585466" w:rsidRPr="00203D64">
        <w:rPr>
          <w:sz w:val="22"/>
          <w:lang w:val="en-GB"/>
        </w:rPr>
        <w:t xml:space="preserve">scaled individually </w:t>
      </w:r>
      <w:r w:rsidR="002720AF" w:rsidRPr="00203D64">
        <w:rPr>
          <w:sz w:val="22"/>
          <w:lang w:val="en-GB"/>
        </w:rPr>
        <w:t>to achieve a distribution with zero mean and unit variance</w:t>
      </w:r>
      <w:r w:rsidR="00FA1770">
        <w:rPr>
          <w:sz w:val="22"/>
          <w:lang w:val="en-GB"/>
        </w:rPr>
        <w:t>,</w:t>
      </w:r>
      <w:r w:rsidR="003F7A29">
        <w:rPr>
          <w:sz w:val="22"/>
          <w:lang w:val="en-GB"/>
        </w:rPr>
        <w:t xml:space="preserve"> and con</w:t>
      </w:r>
      <w:r w:rsidR="00692A53">
        <w:rPr>
          <w:sz w:val="22"/>
          <w:lang w:val="en-GB"/>
        </w:rPr>
        <w:t>catenated</w:t>
      </w:r>
      <w:r w:rsidR="00570CC2">
        <w:rPr>
          <w:sz w:val="22"/>
          <w:lang w:val="en-GB"/>
        </w:rPr>
        <w:t>.</w:t>
      </w:r>
      <w:r w:rsidR="002720AF" w:rsidRPr="00203D64">
        <w:rPr>
          <w:sz w:val="22"/>
          <w:lang w:val="en-GB"/>
        </w:rPr>
        <w:t xml:space="preserve"> The second </w:t>
      </w:r>
      <w:r w:rsidR="002A4EBC" w:rsidRPr="00203D64">
        <w:rPr>
          <w:sz w:val="22"/>
          <w:lang w:val="en-GB"/>
        </w:rPr>
        <w:t>FingerPrint-Based (FPB</w:t>
      </w:r>
      <w:r w:rsidR="00F24B82">
        <w:rPr>
          <w:sz w:val="22"/>
          <w:lang w:val="en-GB"/>
        </w:rPr>
        <w:t xml:space="preserve">, </w:t>
      </w:r>
      <w:r w:rsidR="00F24B82" w:rsidRPr="00570CC2">
        <w:rPr>
          <w:sz w:val="22"/>
          <w:lang w:val="en-GB"/>
        </w:rPr>
        <w:fldChar w:fldCharType="begin"/>
      </w:r>
      <w:r w:rsidR="00F24B82" w:rsidRPr="00570CC2">
        <w:rPr>
          <w:sz w:val="22"/>
          <w:lang w:val="en-GB"/>
        </w:rPr>
        <w:instrText xml:space="preserve"> REF _Ref13752235 \h  \* MERGEFORMAT </w:instrText>
      </w:r>
      <w:r w:rsidR="00F24B82" w:rsidRPr="00570CC2">
        <w:rPr>
          <w:sz w:val="22"/>
          <w:lang w:val="en-GB"/>
        </w:rPr>
      </w:r>
      <w:r w:rsidR="00F24B82" w:rsidRPr="00570CC2">
        <w:rPr>
          <w:sz w:val="22"/>
          <w:lang w:val="en-GB"/>
        </w:rPr>
        <w:fldChar w:fldCharType="separate"/>
      </w:r>
      <w:r w:rsidR="00247C75" w:rsidRPr="00247C75">
        <w:rPr>
          <w:sz w:val="22"/>
        </w:rPr>
        <w:t xml:space="preserve">Figure </w:t>
      </w:r>
      <w:r w:rsidR="00247C75" w:rsidRPr="00247C75">
        <w:rPr>
          <w:noProof/>
          <w:sz w:val="22"/>
        </w:rPr>
        <w:t>1</w:t>
      </w:r>
      <w:r w:rsidR="00F24B82" w:rsidRPr="00570CC2">
        <w:rPr>
          <w:sz w:val="22"/>
          <w:lang w:val="en-GB"/>
        </w:rPr>
        <w:fldChar w:fldCharType="end"/>
      </w:r>
      <w:r w:rsidR="00F24B82">
        <w:rPr>
          <w:sz w:val="22"/>
          <w:lang w:val="en-GB"/>
        </w:rPr>
        <w:t>B</w:t>
      </w:r>
      <w:r w:rsidR="002A4EBC" w:rsidRPr="00203D64">
        <w:rPr>
          <w:sz w:val="22"/>
          <w:lang w:val="en-GB"/>
        </w:rPr>
        <w:t>)</w:t>
      </w:r>
      <w:r w:rsidR="002A4EBC">
        <w:rPr>
          <w:sz w:val="22"/>
          <w:lang w:val="en-GB"/>
        </w:rPr>
        <w:t xml:space="preserve"> </w:t>
      </w:r>
      <w:r w:rsidR="002720AF" w:rsidRPr="00203D64">
        <w:rPr>
          <w:sz w:val="22"/>
          <w:lang w:val="en-GB"/>
        </w:rPr>
        <w:t xml:space="preserve">model was trained solely on </w:t>
      </w:r>
      <w:r w:rsidR="00E554D8">
        <w:rPr>
          <w:sz w:val="22"/>
          <w:lang w:val="en-GB"/>
        </w:rPr>
        <w:t xml:space="preserve">Morgan </w:t>
      </w:r>
      <w:r w:rsidR="002720AF" w:rsidRPr="00203D64">
        <w:rPr>
          <w:sz w:val="22"/>
          <w:lang w:val="en-GB"/>
        </w:rPr>
        <w:t>fingerprints</w:t>
      </w:r>
      <w:r w:rsidR="0099000A">
        <w:rPr>
          <w:sz w:val="22"/>
          <w:lang w:val="en-GB"/>
        </w:rPr>
        <w:t xml:space="preserve"> of</w:t>
      </w:r>
      <w:r w:rsidR="002720AF" w:rsidRPr="00203D64">
        <w:rPr>
          <w:sz w:val="22"/>
          <w:lang w:val="en-GB"/>
        </w:rPr>
        <w:t xml:space="preserve"> </w:t>
      </w:r>
      <w:r w:rsidR="00E554D8">
        <w:rPr>
          <w:sz w:val="22"/>
          <w:lang w:val="en-GB"/>
        </w:rPr>
        <w:t xml:space="preserve">radius </w:t>
      </w:r>
      <w:r w:rsidR="0099000A">
        <w:rPr>
          <w:sz w:val="22"/>
          <w:lang w:val="en-GB"/>
        </w:rPr>
        <w:t>two and</w:t>
      </w:r>
      <w:r w:rsidR="002720AF" w:rsidRPr="00203D64">
        <w:rPr>
          <w:sz w:val="22"/>
          <w:lang w:val="en-GB"/>
        </w:rPr>
        <w:t xml:space="preserve"> 2048 bits</w:t>
      </w:r>
      <w:r w:rsidR="00F24B82">
        <w:rPr>
          <w:sz w:val="22"/>
          <w:lang w:val="en-GB"/>
        </w:rPr>
        <w:t xml:space="preserve">, which are </w:t>
      </w:r>
      <w:proofErr w:type="gramStart"/>
      <w:r w:rsidR="00F24B82">
        <w:rPr>
          <w:sz w:val="22"/>
          <w:lang w:val="en-GB"/>
        </w:rPr>
        <w:t>similar to</w:t>
      </w:r>
      <w:proofErr w:type="gramEnd"/>
      <w:r w:rsidR="00F24B82">
        <w:rPr>
          <w:sz w:val="22"/>
          <w:lang w:val="en-GB"/>
        </w:rPr>
        <w:t xml:space="preserve"> Extended Connectivity Fingerprints.</w:t>
      </w:r>
      <w:r w:rsidR="00905DF5">
        <w:rPr>
          <w:sz w:val="22"/>
          <w:lang w:val="en-GB"/>
        </w:rPr>
        <w:t xml:space="preserve"> The training and inference schemes of the</w:t>
      </w:r>
      <w:r w:rsidR="00F46C5C">
        <w:rPr>
          <w:sz w:val="22"/>
          <w:lang w:val="en-GB"/>
        </w:rPr>
        <w:t xml:space="preserve"> cRNN</w:t>
      </w:r>
      <w:r w:rsidR="00905DF5">
        <w:rPr>
          <w:sz w:val="22"/>
          <w:lang w:val="en-GB"/>
        </w:rPr>
        <w:t xml:space="preserve"> models are described in </w:t>
      </w:r>
      <w:r w:rsidR="00F46C5C" w:rsidRPr="00570CC2">
        <w:rPr>
          <w:sz w:val="22"/>
          <w:lang w:val="en-GB"/>
        </w:rPr>
        <w:fldChar w:fldCharType="begin"/>
      </w:r>
      <w:r w:rsidR="00F46C5C" w:rsidRPr="00570CC2">
        <w:rPr>
          <w:sz w:val="22"/>
          <w:lang w:val="en-GB"/>
        </w:rPr>
        <w:instrText xml:space="preserve"> REF _Ref13752235 \h  \* MERGEFORMAT </w:instrText>
      </w:r>
      <w:r w:rsidR="00F46C5C" w:rsidRPr="00570CC2">
        <w:rPr>
          <w:sz w:val="22"/>
          <w:lang w:val="en-GB"/>
        </w:rPr>
      </w:r>
      <w:r w:rsidR="00F46C5C" w:rsidRPr="00570CC2">
        <w:rPr>
          <w:sz w:val="22"/>
          <w:lang w:val="en-GB"/>
        </w:rPr>
        <w:fldChar w:fldCharType="separate"/>
      </w:r>
      <w:r w:rsidR="00F46C5C" w:rsidRPr="00247C75">
        <w:rPr>
          <w:sz w:val="22"/>
        </w:rPr>
        <w:t xml:space="preserve">Figure </w:t>
      </w:r>
      <w:r w:rsidR="00F46C5C" w:rsidRPr="00247C75">
        <w:rPr>
          <w:noProof/>
          <w:sz w:val="22"/>
        </w:rPr>
        <w:t>1</w:t>
      </w:r>
      <w:r w:rsidR="00F46C5C" w:rsidRPr="00570CC2">
        <w:rPr>
          <w:sz w:val="22"/>
          <w:lang w:val="en-GB"/>
        </w:rPr>
        <w:fldChar w:fldCharType="end"/>
      </w:r>
      <w:r w:rsidR="00905DF5">
        <w:rPr>
          <w:sz w:val="22"/>
          <w:lang w:val="en-GB"/>
        </w:rPr>
        <w:t xml:space="preserve">A-B and </w:t>
      </w:r>
      <w:r w:rsidR="00F46C5C" w:rsidRPr="00570CC2">
        <w:rPr>
          <w:sz w:val="22"/>
          <w:lang w:val="en-GB"/>
        </w:rPr>
        <w:fldChar w:fldCharType="begin"/>
      </w:r>
      <w:r w:rsidR="00F46C5C" w:rsidRPr="00570CC2">
        <w:rPr>
          <w:sz w:val="22"/>
          <w:lang w:val="en-GB"/>
        </w:rPr>
        <w:instrText xml:space="preserve"> REF _Ref13752235 \h  \* MERGEFORMAT </w:instrText>
      </w:r>
      <w:r w:rsidR="00F46C5C" w:rsidRPr="00570CC2">
        <w:rPr>
          <w:sz w:val="22"/>
          <w:lang w:val="en-GB"/>
        </w:rPr>
      </w:r>
      <w:r w:rsidR="00F46C5C" w:rsidRPr="00570CC2">
        <w:rPr>
          <w:sz w:val="22"/>
          <w:lang w:val="en-GB"/>
        </w:rPr>
        <w:fldChar w:fldCharType="separate"/>
      </w:r>
      <w:r w:rsidR="00F46C5C" w:rsidRPr="00247C75">
        <w:rPr>
          <w:sz w:val="22"/>
        </w:rPr>
        <w:t xml:space="preserve">Figure </w:t>
      </w:r>
      <w:r w:rsidR="00F46C5C" w:rsidRPr="00247C75">
        <w:rPr>
          <w:noProof/>
          <w:sz w:val="22"/>
        </w:rPr>
        <w:t>1</w:t>
      </w:r>
      <w:r w:rsidR="00F46C5C" w:rsidRPr="00570CC2">
        <w:rPr>
          <w:sz w:val="22"/>
          <w:lang w:val="en-GB"/>
        </w:rPr>
        <w:fldChar w:fldCharType="end"/>
      </w:r>
      <w:r w:rsidR="00F46C5C">
        <w:rPr>
          <w:sz w:val="22"/>
          <w:lang w:val="en-GB"/>
        </w:rPr>
        <w:t xml:space="preserve">C </w:t>
      </w:r>
      <w:r w:rsidR="00905DF5">
        <w:rPr>
          <w:sz w:val="22"/>
          <w:lang w:val="en-GB"/>
        </w:rPr>
        <w:t>respectively</w:t>
      </w:r>
      <w:r w:rsidR="00F46C5C">
        <w:rPr>
          <w:sz w:val="22"/>
          <w:lang w:val="en-GB"/>
        </w:rPr>
        <w:t>.</w:t>
      </w:r>
    </w:p>
    <w:p w14:paraId="267F9577" w14:textId="1B19D6B5" w:rsidR="002A6F99" w:rsidRPr="00203D64" w:rsidRDefault="0031395C" w:rsidP="007B0F42">
      <w:pPr>
        <w:rPr>
          <w:sz w:val="22"/>
          <w:lang w:val="en-GB"/>
        </w:rPr>
      </w:pPr>
      <w:r>
        <w:rPr>
          <w:sz w:val="22"/>
          <w:lang w:val="en-GB"/>
        </w:rPr>
        <w:t>Model</w:t>
      </w:r>
      <w:r w:rsidR="002A6F99">
        <w:rPr>
          <w:sz w:val="22"/>
          <w:lang w:val="en-GB"/>
        </w:rPr>
        <w:t xml:space="preserve"> training and </w:t>
      </w:r>
      <w:r w:rsidR="00E91F08">
        <w:rPr>
          <w:sz w:val="22"/>
          <w:lang w:val="en-GB"/>
        </w:rPr>
        <w:t>inferencing</w:t>
      </w:r>
      <w:r w:rsidR="00701DEB">
        <w:rPr>
          <w:sz w:val="22"/>
          <w:lang w:val="en-GB"/>
        </w:rPr>
        <w:t xml:space="preserve"> </w:t>
      </w:r>
      <w:r w:rsidR="00F46C5C">
        <w:rPr>
          <w:sz w:val="22"/>
          <w:lang w:val="en-GB"/>
        </w:rPr>
        <w:t>was</w:t>
      </w:r>
      <w:r w:rsidR="00701DEB">
        <w:rPr>
          <w:sz w:val="22"/>
          <w:lang w:val="en-GB"/>
        </w:rPr>
        <w:t xml:space="preserve"> </w:t>
      </w:r>
      <w:r w:rsidR="00E8134D">
        <w:rPr>
          <w:sz w:val="22"/>
          <w:lang w:val="en-GB"/>
        </w:rPr>
        <w:t xml:space="preserve">performed </w:t>
      </w:r>
      <w:r w:rsidR="00701DEB">
        <w:rPr>
          <w:sz w:val="22"/>
          <w:lang w:val="en-GB"/>
        </w:rPr>
        <w:t xml:space="preserve">on </w:t>
      </w:r>
      <w:r w:rsidR="00701DEB" w:rsidRPr="00203D64">
        <w:rPr>
          <w:sz w:val="22"/>
          <w:lang w:val="en-GB"/>
        </w:rPr>
        <w:t>an NVIDIA Tesla V100 GPU</w:t>
      </w:r>
      <w:r w:rsidR="00701DEB">
        <w:rPr>
          <w:sz w:val="22"/>
          <w:lang w:val="en-GB"/>
        </w:rPr>
        <w:t xml:space="preserve"> </w:t>
      </w:r>
      <w:r>
        <w:rPr>
          <w:sz w:val="22"/>
          <w:lang w:val="en-GB"/>
        </w:rPr>
        <w:t>o</w:t>
      </w:r>
      <w:r w:rsidR="00701DEB">
        <w:rPr>
          <w:sz w:val="22"/>
          <w:lang w:val="en-GB"/>
        </w:rPr>
        <w:t>n a</w:t>
      </w:r>
      <w:r>
        <w:rPr>
          <w:sz w:val="22"/>
          <w:lang w:val="en-GB"/>
        </w:rPr>
        <w:t xml:space="preserve"> 64-bit CentOS v7.5</w:t>
      </w:r>
      <w:r w:rsidR="00701DEB">
        <w:rPr>
          <w:sz w:val="22"/>
          <w:lang w:val="en-GB"/>
        </w:rPr>
        <w:t xml:space="preserve"> server with </w:t>
      </w:r>
      <w:r w:rsidR="00052A2C">
        <w:rPr>
          <w:sz w:val="22"/>
          <w:lang w:val="en-GB"/>
        </w:rPr>
        <w:t>128</w:t>
      </w:r>
      <w:r w:rsidR="00936D4D">
        <w:rPr>
          <w:sz w:val="22"/>
          <w:lang w:val="en-GB"/>
        </w:rPr>
        <w:t xml:space="preserve"> GB</w:t>
      </w:r>
      <w:r w:rsidR="00701DEB">
        <w:rPr>
          <w:sz w:val="22"/>
          <w:lang w:val="en-GB"/>
        </w:rPr>
        <w:t xml:space="preserve"> of </w:t>
      </w:r>
      <w:r w:rsidR="00E91F08">
        <w:rPr>
          <w:sz w:val="22"/>
          <w:lang w:val="en-GB"/>
        </w:rPr>
        <w:t>RAM</w:t>
      </w:r>
      <w:r w:rsidR="00701DEB">
        <w:rPr>
          <w:sz w:val="22"/>
          <w:lang w:val="en-GB"/>
        </w:rPr>
        <w:t>.</w:t>
      </w:r>
      <w:r>
        <w:rPr>
          <w:sz w:val="22"/>
          <w:lang w:val="en-GB"/>
        </w:rPr>
        <w:t xml:space="preserve"> The training</w:t>
      </w:r>
      <w:r w:rsidR="00A46A2F">
        <w:rPr>
          <w:sz w:val="22"/>
          <w:lang w:val="en-GB"/>
        </w:rPr>
        <w:t xml:space="preserve"> process</w:t>
      </w:r>
      <w:r>
        <w:rPr>
          <w:sz w:val="22"/>
          <w:lang w:val="en-GB"/>
        </w:rPr>
        <w:t xml:space="preserve"> of the PCB </w:t>
      </w:r>
      <w:r w:rsidR="00F5243F">
        <w:rPr>
          <w:sz w:val="22"/>
          <w:lang w:val="en-GB"/>
        </w:rPr>
        <w:t xml:space="preserve">and FPB </w:t>
      </w:r>
      <w:r>
        <w:rPr>
          <w:sz w:val="22"/>
          <w:lang w:val="en-GB"/>
        </w:rPr>
        <w:t>model</w:t>
      </w:r>
      <w:r w:rsidR="00F5243F">
        <w:rPr>
          <w:sz w:val="22"/>
          <w:lang w:val="en-GB"/>
        </w:rPr>
        <w:t>s</w:t>
      </w:r>
      <w:r>
        <w:rPr>
          <w:sz w:val="22"/>
          <w:lang w:val="en-GB"/>
        </w:rPr>
        <w:t xml:space="preserve"> utilized </w:t>
      </w:r>
      <w:r w:rsidR="00F5243F">
        <w:rPr>
          <w:sz w:val="22"/>
          <w:lang w:val="en-GB"/>
        </w:rPr>
        <w:t>5 and 25 GB of RAM, respectively.</w:t>
      </w:r>
      <w:r w:rsidR="00525A09">
        <w:rPr>
          <w:sz w:val="22"/>
          <w:lang w:val="en-GB"/>
        </w:rPr>
        <w:t xml:space="preserve"> </w:t>
      </w:r>
    </w:p>
    <w:p w14:paraId="0C526058" w14:textId="77777777" w:rsidR="00087011" w:rsidRDefault="00087011" w:rsidP="007B0F42">
      <w:pPr>
        <w:rPr>
          <w:lang w:val="en-GB"/>
        </w:rPr>
      </w:pPr>
    </w:p>
    <w:p w14:paraId="4F46B9C7" w14:textId="6E0D08A5" w:rsidR="00E0440C" w:rsidRPr="008E0B57" w:rsidRDefault="008E0B57" w:rsidP="00E0440C">
      <w:pPr>
        <w:keepNext/>
        <w:rPr>
          <w:lang w:val="en-GB"/>
        </w:rPr>
      </w:pPr>
      <w:r>
        <w:rPr>
          <w:noProof/>
          <w:lang w:val="en-GB"/>
        </w:rPr>
        <w:lastRenderedPageBreak/>
        <w:drawing>
          <wp:inline distT="0" distB="0" distL="0" distR="0" wp14:anchorId="29CE3D11" wp14:editId="10D59DA2">
            <wp:extent cx="5753735" cy="3381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735" cy="3381375"/>
                    </a:xfrm>
                    <a:prstGeom prst="rect">
                      <a:avLst/>
                    </a:prstGeom>
                    <a:noFill/>
                    <a:ln>
                      <a:noFill/>
                    </a:ln>
                  </pic:spPr>
                </pic:pic>
              </a:graphicData>
            </a:graphic>
          </wp:inline>
        </w:drawing>
      </w:r>
      <w:bookmarkStart w:id="1" w:name="_GoBack"/>
      <w:bookmarkEnd w:id="1"/>
    </w:p>
    <w:p w14:paraId="6751EEC4" w14:textId="0294F0DE" w:rsidR="002A791D" w:rsidRPr="00E0440C" w:rsidRDefault="00E0440C" w:rsidP="00F93C44">
      <w:pPr>
        <w:pStyle w:val="Caption"/>
        <w:rPr>
          <w:lang w:val="en-GB"/>
        </w:rPr>
      </w:pPr>
      <w:bookmarkStart w:id="2" w:name="_Ref13752235"/>
      <w:bookmarkStart w:id="3" w:name="_Ref13752229"/>
      <w:r w:rsidRPr="00E0440C">
        <w:t xml:space="preserve">Figure </w:t>
      </w:r>
      <w:r w:rsidRPr="00E0440C">
        <w:fldChar w:fldCharType="begin"/>
      </w:r>
      <w:r w:rsidRPr="00E0440C">
        <w:instrText xml:space="preserve"> SEQ Figure \* ARABIC </w:instrText>
      </w:r>
      <w:r w:rsidRPr="00E0440C">
        <w:fldChar w:fldCharType="separate"/>
      </w:r>
      <w:r w:rsidR="00247C75">
        <w:rPr>
          <w:noProof/>
        </w:rPr>
        <w:t>1</w:t>
      </w:r>
      <w:r w:rsidRPr="00E0440C">
        <w:fldChar w:fldCharType="end"/>
      </w:r>
      <w:bookmarkEnd w:id="2"/>
      <w:r w:rsidRPr="00E0440C">
        <w:t xml:space="preserve">: </w:t>
      </w:r>
      <w:r w:rsidR="00070D13">
        <w:t xml:space="preserve">Conditional Recurrent Neural Network (cRNN) </w:t>
      </w:r>
      <w:r w:rsidR="00E01B74">
        <w:t>m</w:t>
      </w:r>
      <w:r w:rsidRPr="00E0440C">
        <w:t>odels based on different</w:t>
      </w:r>
      <w:bookmarkEnd w:id="3"/>
      <w:r w:rsidR="00902753">
        <w:t xml:space="preserve"> </w:t>
      </w:r>
      <w:r w:rsidR="005331FB">
        <w:t>conditions</w:t>
      </w:r>
      <w:r w:rsidR="00CF1329">
        <w:t xml:space="preserve">. </w:t>
      </w:r>
      <w:r w:rsidR="00360E65">
        <w:rPr>
          <w:b/>
        </w:rPr>
        <w:t>A</w:t>
      </w:r>
      <w:r w:rsidR="005331FB" w:rsidRPr="00E01B74">
        <w:rPr>
          <w:b/>
        </w:rPr>
        <w:t>)</w:t>
      </w:r>
      <w:r w:rsidR="005331FB">
        <w:t xml:space="preserve"> </w:t>
      </w:r>
      <w:r w:rsidR="00F93C44">
        <w:t xml:space="preserve">The PhysChem-Based (PCB) model accepts </w:t>
      </w:r>
      <w:r w:rsidR="001B1FB2">
        <w:t>six</w:t>
      </w:r>
      <w:r w:rsidR="00F93C44">
        <w:t xml:space="preserve"> scalar properties calculated by RDKit </w:t>
      </w:r>
      <w:r w:rsidR="00360E65">
        <w:t xml:space="preserve">Python library </w:t>
      </w:r>
      <w:r w:rsidR="00F93C44">
        <w:t>and concatenates them with the</w:t>
      </w:r>
      <w:r w:rsidR="0046524F">
        <w:t xml:space="preserve"> probabilistic</w:t>
      </w:r>
      <w:r w:rsidR="00F93C44">
        <w:t xml:space="preserve"> bioactivity prediction of the QSAR model. </w:t>
      </w:r>
      <w:r w:rsidR="00360E65">
        <w:rPr>
          <w:b/>
        </w:rPr>
        <w:t>B</w:t>
      </w:r>
      <w:r w:rsidR="005331FB" w:rsidRPr="00E01B74">
        <w:rPr>
          <w:b/>
        </w:rPr>
        <w:t>)</w:t>
      </w:r>
      <w:r w:rsidR="005331FB">
        <w:t xml:space="preserve"> </w:t>
      </w:r>
      <w:r w:rsidR="00F93C44">
        <w:t xml:space="preserve">The FingerPrint-Based (FPB) model accepts </w:t>
      </w:r>
      <w:r w:rsidR="001231E0">
        <w:t>a</w:t>
      </w:r>
      <w:r w:rsidR="001B1FB2">
        <w:t xml:space="preserve"> 2048-bit</w:t>
      </w:r>
      <w:r w:rsidR="00F93C44">
        <w:t xml:space="preserve"> </w:t>
      </w:r>
      <w:r w:rsidR="001231E0">
        <w:t xml:space="preserve">Morgan </w:t>
      </w:r>
      <w:r w:rsidR="00F93C44">
        <w:t xml:space="preserve">fingerprint vector calculated by RDKit. </w:t>
      </w:r>
      <w:r w:rsidR="0046524F">
        <w:t xml:space="preserve">Both models are trained </w:t>
      </w:r>
      <w:r w:rsidR="00DC3139">
        <w:t>on</w:t>
      </w:r>
      <w:r w:rsidR="0046524F">
        <w:t xml:space="preserve"> randomized SMILES strings</w:t>
      </w:r>
      <w:r w:rsidR="00DC3139">
        <w:t xml:space="preserve"> as targets</w:t>
      </w:r>
      <w:r w:rsidR="0046524F">
        <w:t xml:space="preserve">. </w:t>
      </w:r>
      <w:r w:rsidR="00195D61">
        <w:t>C) Model inference is biased by the conditional seed and triggered by the starting character “^”. Inferencing stops when “$” is generated.</w:t>
      </w:r>
    </w:p>
    <w:p w14:paraId="4D41CF7C" w14:textId="77777777" w:rsidR="002720AF" w:rsidRPr="002720AF" w:rsidRDefault="002720AF" w:rsidP="007B0F42">
      <w:pPr>
        <w:rPr>
          <w:lang w:val="en-GB"/>
        </w:rPr>
      </w:pPr>
    </w:p>
    <w:p w14:paraId="70C1B2AB" w14:textId="6BF1F76E" w:rsidR="007B0F42" w:rsidRPr="0008119D" w:rsidRDefault="001D6F7A" w:rsidP="007B0F42">
      <w:pPr>
        <w:pStyle w:val="Heading2"/>
      </w:pPr>
      <w:r>
        <w:t xml:space="preserve">Transfer </w:t>
      </w:r>
      <w:r w:rsidR="00A73921">
        <w:t>L</w:t>
      </w:r>
      <w:r>
        <w:t xml:space="preserve">earning </w:t>
      </w:r>
      <w:r w:rsidR="007B0F42">
        <w:t>Model</w:t>
      </w:r>
    </w:p>
    <w:p w14:paraId="51F0362B" w14:textId="150D353E" w:rsidR="007B0F42" w:rsidRPr="00203D64" w:rsidRDefault="007B0F42" w:rsidP="007B0F42">
      <w:pPr>
        <w:rPr>
          <w:sz w:val="22"/>
          <w:lang w:val="en-GB"/>
        </w:rPr>
      </w:pPr>
      <w:r w:rsidRPr="00203D64">
        <w:rPr>
          <w:sz w:val="22"/>
          <w:lang w:val="en-GB"/>
        </w:rPr>
        <w:t xml:space="preserve">The baseline model consists of the same </w:t>
      </w:r>
      <w:r w:rsidR="00FC7EC9" w:rsidRPr="00203D64">
        <w:rPr>
          <w:sz w:val="22"/>
          <w:lang w:val="en-GB"/>
        </w:rPr>
        <w:t xml:space="preserve">neural network </w:t>
      </w:r>
      <w:r w:rsidRPr="00203D64">
        <w:rPr>
          <w:sz w:val="22"/>
          <w:lang w:val="en-GB"/>
        </w:rPr>
        <w:t xml:space="preserve">architecture </w:t>
      </w:r>
      <w:r w:rsidR="00721814" w:rsidRPr="00203D64">
        <w:rPr>
          <w:sz w:val="22"/>
          <w:lang w:val="en-GB"/>
        </w:rPr>
        <w:t>as</w:t>
      </w:r>
      <w:r w:rsidRPr="00203D64">
        <w:rPr>
          <w:sz w:val="22"/>
          <w:lang w:val="en-GB"/>
        </w:rPr>
        <w:t xml:space="preserve"> described above with the notable difference that the</w:t>
      </w:r>
      <w:r w:rsidR="00520CCA" w:rsidRPr="00203D64">
        <w:rPr>
          <w:sz w:val="22"/>
          <w:lang w:val="en-GB"/>
        </w:rPr>
        <w:t xml:space="preserve"> initial</w:t>
      </w:r>
      <w:r w:rsidRPr="00203D64">
        <w:rPr>
          <w:sz w:val="22"/>
          <w:lang w:val="en-GB"/>
        </w:rPr>
        <w:t xml:space="preserve"> states, instead of being set based on known descriptors, are rather being reset </w:t>
      </w:r>
      <w:r w:rsidR="00022F75" w:rsidRPr="00203D64">
        <w:rPr>
          <w:sz w:val="22"/>
          <w:lang w:val="en-GB"/>
        </w:rPr>
        <w:t xml:space="preserve">to zero </w:t>
      </w:r>
      <w:r w:rsidRPr="00203D64">
        <w:rPr>
          <w:sz w:val="22"/>
          <w:lang w:val="en-GB"/>
        </w:rPr>
        <w:t xml:space="preserve">in the beginning of the generation of each string. </w:t>
      </w:r>
      <w:r w:rsidR="006557D0" w:rsidRPr="00203D64">
        <w:rPr>
          <w:sz w:val="22"/>
          <w:lang w:val="en-GB"/>
        </w:rPr>
        <w:t xml:space="preserve">This approach is similar to the </w:t>
      </w:r>
      <w:r w:rsidR="00115887" w:rsidRPr="00203D64">
        <w:rPr>
          <w:sz w:val="22"/>
          <w:lang w:val="en-GB"/>
        </w:rPr>
        <w:t xml:space="preserve">prior network </w:t>
      </w:r>
      <w:r w:rsidR="006557D0" w:rsidRPr="00203D64">
        <w:rPr>
          <w:sz w:val="22"/>
          <w:lang w:val="en-GB"/>
        </w:rPr>
        <w:t xml:space="preserve">described </w:t>
      </w:r>
      <w:r w:rsidR="00115887" w:rsidRPr="00203D64">
        <w:rPr>
          <w:sz w:val="22"/>
          <w:lang w:val="en-GB"/>
        </w:rPr>
        <w:t xml:space="preserve">in </w:t>
      </w:r>
      <w:r w:rsidR="001060A6">
        <w:rPr>
          <w:rStyle w:val="FootnoteReference"/>
          <w:sz w:val="22"/>
          <w:lang w:val="en-GB"/>
        </w:rPr>
        <w:fldChar w:fldCharType="begin" w:fldLock="1"/>
      </w:r>
      <w:r w:rsidR="0058579E">
        <w:rPr>
          <w:sz w:val="22"/>
          <w:lang w:val="en-GB"/>
        </w:rPr>
        <w:instrText>ADDIN CSL_CITATION {"citationItems":[{"id":"ITEM-1","itemData":{"DOI":"10.1186/s13321-017-0235-x","ISSN":"17582946","abstract":"This work introduces a method to tune a sequence-based generative model for molecular de novo design that through augmented episodic likelihood can learn to generate structures with certain specified desirable properties. We demonstrate how this model can execute a range of tasks such as generating analogues to a query structure and generating compounds predicted to be active against a biological target. As a proof of principle, the model is first trained to generate molecules that do not contain sulphur. As a second example, the model is trained to generate analogues to the drug Celecoxib, a technique that could be used for scaffold hopping or library expansion starting from a single molecule. Finally, when tuning the model towards generating compounds predicted to be active against the dopamine receptor type 2, the model generates structures of which more than 95% are predicted to be active, including experimentally confirmed actives that have not been included in either the generative model nor the activity prediction model.","author":[{"dropping-particle":"","family":"Olivecrona","given":"Marcus","non-dropping-particle":"","parse-names":false,"suffix":""},{"dropping-particle":"","family":"Blaschke","given":"Thomas","non-dropping-particle":"","parse-names":false,"suffix":""},{"dropping-particle":"","family":"Engkvist","given":"Ola","non-dropping-particle":"","parse-names":false,"suffix":""},{"dropping-particle":"","family":"Chen","given":"Hongming","non-dropping-particle":"","parse-names":false,"suffix":""}],"container-title":"Journal of Cheminformatics","id":"ITEM-1","issue":"1","issued":{"date-parts":[["2017"]]},"title":"Molecular de-novo design through deep reinforcement learning","type":"article-journal","volume":"9"},"uris":["http://www.mendeley.com/documents/?uuid=4d341975-aaa6-4de7-9544-d727aadf4efa"]}],"mendeley":{"formattedCitation":"[12]","plainTextFormattedCitation":"[12]","previouslyFormattedCitation":"[12]"},"properties":{"noteIndex":0},"schema":"https://github.com/citation-style-language/schema/raw/master/csl-citation.json"}</w:instrText>
      </w:r>
      <w:r w:rsidR="001060A6">
        <w:rPr>
          <w:rStyle w:val="FootnoteReference"/>
          <w:sz w:val="22"/>
          <w:lang w:val="en-GB"/>
        </w:rPr>
        <w:fldChar w:fldCharType="separate"/>
      </w:r>
      <w:r w:rsidR="00672925" w:rsidRPr="00672925">
        <w:rPr>
          <w:noProof/>
          <w:sz w:val="22"/>
          <w:lang w:val="en-GB"/>
        </w:rPr>
        <w:t>[12]</w:t>
      </w:r>
      <w:r w:rsidR="001060A6">
        <w:rPr>
          <w:rStyle w:val="FootnoteReference"/>
          <w:sz w:val="22"/>
          <w:lang w:val="en-GB"/>
        </w:rPr>
        <w:fldChar w:fldCharType="end"/>
      </w:r>
      <w:r w:rsidR="00115887" w:rsidRPr="00203D64">
        <w:rPr>
          <w:sz w:val="22"/>
          <w:lang w:val="en-GB"/>
        </w:rPr>
        <w:t xml:space="preserve"> with the difference that each character is treated independently rather than </w:t>
      </w:r>
      <w:r w:rsidR="00506D8E">
        <w:rPr>
          <w:sz w:val="22"/>
          <w:lang w:val="en-GB"/>
        </w:rPr>
        <w:t>within</w:t>
      </w:r>
      <w:r w:rsidR="00CF604F">
        <w:rPr>
          <w:sz w:val="22"/>
          <w:lang w:val="en-GB"/>
        </w:rPr>
        <w:t xml:space="preserve"> multi-character tokens.</w:t>
      </w:r>
      <w:r w:rsidR="006557D0" w:rsidRPr="00203D64">
        <w:rPr>
          <w:sz w:val="22"/>
          <w:lang w:val="en-GB"/>
        </w:rPr>
        <w:t xml:space="preserve"> </w:t>
      </w:r>
      <w:r w:rsidRPr="00203D64">
        <w:rPr>
          <w:sz w:val="22"/>
          <w:lang w:val="en-GB"/>
        </w:rPr>
        <w:t xml:space="preserve">The </w:t>
      </w:r>
      <w:r w:rsidR="002A29D7" w:rsidRPr="00203D64">
        <w:rPr>
          <w:sz w:val="22"/>
          <w:lang w:val="en-GB"/>
        </w:rPr>
        <w:t>network</w:t>
      </w:r>
      <w:r w:rsidRPr="00203D64">
        <w:rPr>
          <w:sz w:val="22"/>
          <w:lang w:val="en-GB"/>
        </w:rPr>
        <w:t xml:space="preserve"> was likewise trained with Teacher’s Forcing, learning the character set and the grammar of the SMILES strings found in ChEMBL. The selected </w:t>
      </w:r>
      <w:r w:rsidR="006C14A9">
        <w:rPr>
          <w:sz w:val="22"/>
          <w:lang w:val="en-GB"/>
        </w:rPr>
        <w:t>RNN dim</w:t>
      </w:r>
      <w:r w:rsidR="006237AA">
        <w:rPr>
          <w:sz w:val="22"/>
          <w:lang w:val="en-GB"/>
        </w:rPr>
        <w:t xml:space="preserve">ensions </w:t>
      </w:r>
      <w:r w:rsidRPr="00203D64">
        <w:rPr>
          <w:sz w:val="22"/>
          <w:lang w:val="en-GB"/>
        </w:rPr>
        <w:t xml:space="preserve">were identical to the ones in the case of the </w:t>
      </w:r>
      <w:r w:rsidR="00097E18" w:rsidRPr="00203D64">
        <w:rPr>
          <w:sz w:val="22"/>
          <w:lang w:val="en-GB"/>
        </w:rPr>
        <w:t>conditional</w:t>
      </w:r>
      <w:r w:rsidRPr="00203D64">
        <w:rPr>
          <w:sz w:val="22"/>
          <w:lang w:val="en-GB"/>
        </w:rPr>
        <w:t xml:space="preserve"> </w:t>
      </w:r>
      <w:r w:rsidR="004120A4">
        <w:rPr>
          <w:sz w:val="22"/>
          <w:lang w:val="en-GB"/>
        </w:rPr>
        <w:t>RNN</w:t>
      </w:r>
      <w:r w:rsidRPr="00203D64">
        <w:rPr>
          <w:sz w:val="22"/>
          <w:lang w:val="en-GB"/>
        </w:rPr>
        <w:t>.</w:t>
      </w:r>
    </w:p>
    <w:p w14:paraId="075AE6C4" w14:textId="489D498A" w:rsidR="00077B41" w:rsidRPr="00203D64" w:rsidRDefault="00FF35E5" w:rsidP="007B0F42">
      <w:pPr>
        <w:rPr>
          <w:sz w:val="22"/>
        </w:rPr>
      </w:pPr>
      <w:r>
        <w:rPr>
          <w:sz w:val="22"/>
        </w:rPr>
        <w:t>T</w:t>
      </w:r>
      <w:r w:rsidR="00077B41" w:rsidRPr="00203D64">
        <w:rPr>
          <w:sz w:val="22"/>
        </w:rPr>
        <w:t>he prior model</w:t>
      </w:r>
      <w:r w:rsidR="00AD1C30" w:rsidRPr="00203D64">
        <w:rPr>
          <w:sz w:val="22"/>
        </w:rPr>
        <w:t xml:space="preserve"> w</w:t>
      </w:r>
      <w:r w:rsidR="00077B41" w:rsidRPr="00203D64">
        <w:rPr>
          <w:sz w:val="22"/>
        </w:rPr>
        <w:t xml:space="preserve">as </w:t>
      </w:r>
      <w:r>
        <w:rPr>
          <w:sz w:val="22"/>
        </w:rPr>
        <w:t xml:space="preserve">then </w:t>
      </w:r>
      <w:r w:rsidR="00077B41" w:rsidRPr="00203D64">
        <w:rPr>
          <w:sz w:val="22"/>
        </w:rPr>
        <w:t xml:space="preserve">further trained </w:t>
      </w:r>
      <w:r w:rsidR="00E429BA" w:rsidRPr="00203D64">
        <w:rPr>
          <w:sz w:val="22"/>
        </w:rPr>
        <w:t xml:space="preserve">exclusively </w:t>
      </w:r>
      <w:r w:rsidR="00077B41" w:rsidRPr="00203D64">
        <w:rPr>
          <w:sz w:val="22"/>
        </w:rPr>
        <w:t>with</w:t>
      </w:r>
      <w:r w:rsidR="00E429BA" w:rsidRPr="00203D64">
        <w:rPr>
          <w:sz w:val="22"/>
        </w:rPr>
        <w:t xml:space="preserve"> </w:t>
      </w:r>
      <w:r w:rsidR="00077B41" w:rsidRPr="00203D64">
        <w:rPr>
          <w:sz w:val="22"/>
        </w:rPr>
        <w:t xml:space="preserve">the known actives of the DRD2 train dataset </w:t>
      </w:r>
      <w:r w:rsidR="00DA1ACE" w:rsidRPr="00203D64">
        <w:rPr>
          <w:sz w:val="22"/>
        </w:rPr>
        <w:t xml:space="preserve">for an additional 200 epochs following </w:t>
      </w:r>
      <w:r w:rsidR="00664754" w:rsidRPr="00203D64">
        <w:rPr>
          <w:sz w:val="22"/>
        </w:rPr>
        <w:t>a</w:t>
      </w:r>
      <w:r w:rsidR="00DA1ACE" w:rsidRPr="00203D64">
        <w:rPr>
          <w:sz w:val="22"/>
        </w:rPr>
        <w:t xml:space="preserve"> transfer learning </w:t>
      </w:r>
      <w:r w:rsidR="00664754" w:rsidRPr="00203D64">
        <w:rPr>
          <w:sz w:val="22"/>
        </w:rPr>
        <w:t>strategy</w:t>
      </w:r>
      <w:r w:rsidR="002946CB">
        <w:rPr>
          <w:sz w:val="22"/>
        </w:rPr>
        <w:t xml:space="preserve"> </w:t>
      </w:r>
      <w:r w:rsidR="001060A6">
        <w:rPr>
          <w:rStyle w:val="FootnoteReference"/>
          <w:sz w:val="22"/>
        </w:rPr>
        <w:fldChar w:fldCharType="begin" w:fldLock="1"/>
      </w:r>
      <w:r w:rsidR="0058579E">
        <w:rPr>
          <w:sz w:val="22"/>
        </w:rPr>
        <w:instrText>ADDIN CSL_CITATION {"citationItems":[{"id":"ITEM-1","itemData":{"DOI":"10.1007/978-3-030-01424-7_27","ISBN":"9783030014230","ISSN":"16113349","abstract":"As a new classification platform, deep learning has recently received increasing attention from researchers and has been successfully applied to many domains. In some domains, like bioinformatics and robotics, it is very difficult to construct a large-scale well-annotated dataset due to the expense of data acquisition and costly annotation, which limits its development. Transfer learning relaxes the hypothesis that the training data must be independent and identically distributed (i.i.d.) with the test data, which motivates us to use transfer learning to solve the problem of insufficient training data. This survey focuses on reviewing the current researches of transfer learning by using deep neural network and its applications. We defined deep transfer learning, category and review the recent research works based on the techniques used in deep transfer learning.","author":[{"dropping-particle":"","family":"Tan","given":"Chuanqi","non-dropping-particle":"","parse-names":false,"suffix":""},{"dropping-particle":"","family":"Sun","given":"Fuchun","non-dropping-particle":"","parse-names":false,"suffix":""},{"dropping-particle":"","family":"Kong","given":"Tao","non-dropping-particle":"","parse-names":false,"suffix":""},{"dropping-particle":"","family":"Zhang","given":"Wenchang","non-dropping-particle":"","parse-names":false,"suffix":""},{"dropping-particle":"","family":"Yang","given":"Chao","non-dropping-particle":"","parse-names":false,"suffix":""},{"dropping-particle":"","family":"Liu","given":"Chunfang","non-dropping-particle":"","parse-names":false,"suffix":""}],"container-title":"Lecture Notes in Computer Science (including subseries Lecture Notes in Artificial Intelligence and Lecture Notes in Bioinformatics)","id":"ITEM-1","issued":{"date-parts":[["2018"]]},"page":"270-279","title":"A survey on deep transfer learning","type":"article-journal","volume":"11141 LNCS"},"uris":["http://www.mendeley.com/documents/?uuid=8fd0f83a-397d-443c-b27c-5386ea69bb2a"]}],"mendeley":{"formattedCitation":"[42]","plainTextFormattedCitation":"[42]","previouslyFormattedCitation":"[42]"},"properties":{"noteIndex":0},"schema":"https://github.com/citation-style-language/schema/raw/master/csl-citation.json"}</w:instrText>
      </w:r>
      <w:r w:rsidR="001060A6">
        <w:rPr>
          <w:rStyle w:val="FootnoteReference"/>
          <w:sz w:val="22"/>
        </w:rPr>
        <w:fldChar w:fldCharType="separate"/>
      </w:r>
      <w:r w:rsidR="00672925" w:rsidRPr="00672925">
        <w:rPr>
          <w:noProof/>
          <w:sz w:val="22"/>
        </w:rPr>
        <w:t>[42]</w:t>
      </w:r>
      <w:r w:rsidR="001060A6">
        <w:rPr>
          <w:rStyle w:val="FootnoteReference"/>
          <w:sz w:val="22"/>
        </w:rPr>
        <w:fldChar w:fldCharType="end"/>
      </w:r>
      <w:r w:rsidR="00664754" w:rsidRPr="00203D64">
        <w:rPr>
          <w:sz w:val="22"/>
        </w:rPr>
        <w:t xml:space="preserve">. The initial learning rate was set to </w:t>
      </w:r>
      <m:oMath>
        <m:sSup>
          <m:sSupPr>
            <m:ctrlPr>
              <w:rPr>
                <w:rFonts w:ascii="Cambria Math" w:hAnsi="Cambria Math"/>
                <w:i/>
                <w:sz w:val="22"/>
              </w:rPr>
            </m:ctrlPr>
          </m:sSupPr>
          <m:e>
            <m:r>
              <w:rPr>
                <w:rFonts w:ascii="Cambria Math" w:hAnsi="Cambria Math"/>
                <w:sz w:val="22"/>
              </w:rPr>
              <m:t>10</m:t>
            </m:r>
          </m:e>
          <m:sup>
            <m:r>
              <w:rPr>
                <w:rFonts w:ascii="Cambria Math" w:hAnsi="Cambria Math"/>
                <w:sz w:val="22"/>
              </w:rPr>
              <m:t>-4.5</m:t>
            </m:r>
          </m:sup>
        </m:sSup>
      </m:oMath>
      <w:r w:rsidR="00664754" w:rsidRPr="00203D64">
        <w:rPr>
          <w:sz w:val="22"/>
        </w:rPr>
        <w:t xml:space="preserve"> and </w:t>
      </w:r>
      <w:r w:rsidR="00E429BA" w:rsidRPr="00203D64">
        <w:rPr>
          <w:sz w:val="22"/>
        </w:rPr>
        <w:t xml:space="preserve">it </w:t>
      </w:r>
      <w:r w:rsidR="00664754" w:rsidRPr="00203D64">
        <w:rPr>
          <w:sz w:val="22"/>
        </w:rPr>
        <w:t xml:space="preserve">was decayed </w:t>
      </w:r>
      <w:r w:rsidR="00E429BA" w:rsidRPr="00203D64">
        <w:rPr>
          <w:sz w:val="22"/>
        </w:rPr>
        <w:t xml:space="preserve">exponentially </w:t>
      </w:r>
      <w:r w:rsidR="00664754" w:rsidRPr="00203D64">
        <w:rPr>
          <w:sz w:val="22"/>
        </w:rPr>
        <w:t xml:space="preserve">down to </w:t>
      </w:r>
      <m:oMath>
        <m:sSup>
          <m:sSupPr>
            <m:ctrlPr>
              <w:rPr>
                <w:rFonts w:ascii="Cambria Math" w:hAnsi="Cambria Math"/>
                <w:i/>
                <w:sz w:val="22"/>
              </w:rPr>
            </m:ctrlPr>
          </m:sSupPr>
          <m:e>
            <m:r>
              <w:rPr>
                <w:rFonts w:ascii="Cambria Math" w:hAnsi="Cambria Math"/>
                <w:sz w:val="22"/>
              </w:rPr>
              <m:t>10</m:t>
            </m:r>
          </m:e>
          <m:sup>
            <m:r>
              <w:rPr>
                <w:rFonts w:ascii="Cambria Math" w:hAnsi="Cambria Math"/>
                <w:sz w:val="22"/>
              </w:rPr>
              <m:t>-6</m:t>
            </m:r>
          </m:sup>
        </m:sSup>
      </m:oMath>
      <w:r w:rsidR="00664754" w:rsidRPr="00203D64">
        <w:rPr>
          <w:sz w:val="22"/>
        </w:rPr>
        <w:t xml:space="preserve"> by the end of the training.</w:t>
      </w:r>
    </w:p>
    <w:p w14:paraId="226A798D" w14:textId="77777777" w:rsidR="00EF517C" w:rsidRDefault="00EF517C" w:rsidP="007B0F42"/>
    <w:p w14:paraId="69C5CCEB" w14:textId="77777777" w:rsidR="00A95EFE" w:rsidRDefault="00A95EFE" w:rsidP="00A95EFE">
      <w:pPr>
        <w:pStyle w:val="Heading2"/>
      </w:pPr>
      <w:r>
        <w:lastRenderedPageBreak/>
        <w:t>Likelihood of Known Sequences</w:t>
      </w:r>
    </w:p>
    <w:p w14:paraId="016F44F5" w14:textId="2C2909C9" w:rsidR="00F36E43" w:rsidRDefault="00F36E43" w:rsidP="00F36E43">
      <w:pPr>
        <w:rPr>
          <w:sz w:val="22"/>
          <w:lang w:val="en-GB"/>
        </w:rPr>
      </w:pPr>
      <w:r>
        <w:rPr>
          <w:sz w:val="22"/>
          <w:lang w:val="en-GB"/>
        </w:rPr>
        <w:t>The likelihood of sampling a given SMILES strings was estimated using the negative log likelihood (NLL)</w:t>
      </w:r>
      <w:r w:rsidRPr="00203D64">
        <w:rPr>
          <w:sz w:val="22"/>
          <w:lang w:val="en-GB"/>
        </w:rPr>
        <w:t xml:space="preserve"> as </w:t>
      </w:r>
      <w:r w:rsidR="0047608A">
        <w:rPr>
          <w:sz w:val="22"/>
          <w:lang w:val="en-GB"/>
        </w:rPr>
        <w:t xml:space="preserve">previously </w:t>
      </w:r>
      <w:r w:rsidRPr="00203D64">
        <w:rPr>
          <w:sz w:val="22"/>
          <w:lang w:val="en-GB"/>
        </w:rPr>
        <w:t>described</w:t>
      </w:r>
      <w:r>
        <w:rPr>
          <w:sz w:val="22"/>
          <w:lang w:val="en-GB"/>
        </w:rPr>
        <w:t xml:space="preserve"> </w:t>
      </w:r>
      <w:r w:rsidR="001060A6">
        <w:rPr>
          <w:rStyle w:val="FootnoteReference"/>
          <w:sz w:val="22"/>
          <w:lang w:val="en-GB"/>
        </w:rPr>
        <w:fldChar w:fldCharType="begin" w:fldLock="1"/>
      </w:r>
      <w:r w:rsidR="0058579E">
        <w:rPr>
          <w:sz w:val="22"/>
          <w:lang w:val="en-GB"/>
        </w:rPr>
        <w:instrText>ADDIN CSL_CITATION {"citationItems":[{"id":"ITEM-1","itemData":{"DOI":"10.1186/s13321-019-0341-z","ISSN":"17582946","abstract":"Recent applications of recurrent neural networks (RNN) enable training models that sample the chemical space. In this study we train RNN with molecular string representations (SMILES) with a subset of the enumerated database GDB-13 (975 million molecules). We show that a model trained with 1 million structures (0.1% of the database) reproduces 68.9% of the entire database after training, when sampling 2 billion molecules. We also developed a method to assess the quality of the training process using negative log-likelihood plots. Furthermore, we use a mathematical model based on the “coupon collector problem” that compares the trained model to an upper bound and thus we are able to quantify how much it has learned. We also suggest that this method can be used as a tool to benchmark the learning capabilities of any molecular generative model architecture. Additionally, an analysis of the generated chemical space was performed, which shows that, mostly due to the syntax of SMILES, complex molecules with many rings and heteroatoms are more difficult to sample.","author":[{"dropping-particle":"","family":"Arús-Pous","given":"Josep","non-dropping-particle":"","parse-names":false,"suffix":""},{"dropping-particle":"","family":"Blaschke","given":"Thomas","non-dropping-particle":"","parse-names":false,"suffix":""},{"dropping-particle":"","family":"Ulander","given":"Silas","non-dropping-particle":"","parse-names":false,"suffix":""},{"dropping-particle":"","family":"Reymond","given":"Jean Louis","non-dropping-particle":"","parse-names":false,"suffix":""},{"dropping-particle":"","family":"Chen","given":"Hongming","non-dropping-particle":"","parse-names":false,"suffix":""},{"dropping-particle":"","family":"Engkvist","given":"Ola","non-dropping-particle":"","parse-names":false,"suffix":""}],"container-title":"Journal of Cheminformatics","id":"ITEM-1","issue":"1","issued":{"date-parts":[["2019"]]},"page":"0-34","title":"Exploring the GDB-13 chemical space using deep generative models","type":"article-journal","volume":"11"},"uris":["http://www.mendeley.com/documents/?uuid=5e10ea53-e798-49ba-87f0-9e8894b36778"]}],"mendeley":{"formattedCitation":"[9]","plainTextFormattedCitation":"[9]","previouslyFormattedCitation":"[9]"},"properties":{"noteIndex":0},"schema":"https://github.com/citation-style-language/schema/raw/master/csl-citation.json"}</w:instrText>
      </w:r>
      <w:r w:rsidR="001060A6">
        <w:rPr>
          <w:rStyle w:val="FootnoteReference"/>
          <w:sz w:val="22"/>
          <w:lang w:val="en-GB"/>
        </w:rPr>
        <w:fldChar w:fldCharType="separate"/>
      </w:r>
      <w:r w:rsidR="00672925" w:rsidRPr="00672925">
        <w:rPr>
          <w:noProof/>
          <w:sz w:val="22"/>
          <w:lang w:val="en-GB"/>
        </w:rPr>
        <w:t>[9]</w:t>
      </w:r>
      <w:r w:rsidR="001060A6">
        <w:rPr>
          <w:rStyle w:val="FootnoteReference"/>
          <w:sz w:val="22"/>
          <w:lang w:val="en-GB"/>
        </w:rPr>
        <w:fldChar w:fldCharType="end"/>
      </w:r>
      <w:r>
        <w:rPr>
          <w:sz w:val="22"/>
          <w:lang w:val="en-GB"/>
        </w:rPr>
        <w:t>, with a modification that incorporates</w:t>
      </w:r>
      <w:r w:rsidRPr="00203D64">
        <w:rPr>
          <w:sz w:val="22"/>
          <w:lang w:val="en-GB"/>
        </w:rPr>
        <w:t xml:space="preserve"> the knowledge that is induced into the initial states of the generation in the case of </w:t>
      </w:r>
      <w:r>
        <w:rPr>
          <w:sz w:val="22"/>
          <w:lang w:val="en-GB"/>
        </w:rPr>
        <w:t>a</w:t>
      </w:r>
      <w:r w:rsidRPr="00203D64">
        <w:rPr>
          <w:sz w:val="22"/>
          <w:lang w:val="en-GB"/>
        </w:rPr>
        <w:t xml:space="preserve"> conditional model</w:t>
      </w:r>
      <w:r>
        <w:rPr>
          <w:sz w:val="22"/>
          <w:lang w:val="en-GB"/>
        </w:rPr>
        <w:t>. T</w:t>
      </w:r>
      <w:r w:rsidRPr="00203D64">
        <w:rPr>
          <w:sz w:val="22"/>
          <w:lang w:val="en-GB"/>
        </w:rPr>
        <w:t xml:space="preserve">he </w:t>
      </w:r>
      <w:r>
        <w:rPr>
          <w:sz w:val="22"/>
          <w:lang w:val="en-GB"/>
        </w:rPr>
        <w:t xml:space="preserve">conditional </w:t>
      </w:r>
      <w:r w:rsidRPr="00203D64">
        <w:rPr>
          <w:sz w:val="22"/>
          <w:lang w:val="en-GB"/>
        </w:rPr>
        <w:t xml:space="preserve">negative log-likelihood </w:t>
      </w:r>
      <w:r>
        <w:rPr>
          <w:sz w:val="22"/>
          <w:lang w:val="en-GB"/>
        </w:rPr>
        <w:t xml:space="preserve">is </w:t>
      </w:r>
      <w:r w:rsidR="00AC6F4E">
        <w:rPr>
          <w:sz w:val="22"/>
          <w:lang w:val="en-GB"/>
        </w:rPr>
        <w:t>described</w:t>
      </w:r>
      <w:r>
        <w:rPr>
          <w:sz w:val="22"/>
          <w:lang w:val="en-GB"/>
        </w:rPr>
        <w:t xml:space="preserve"> in Equation 1</w:t>
      </w:r>
      <w:r w:rsidRPr="00203D64">
        <w:rPr>
          <w:sz w:val="22"/>
          <w:lang w:val="en-GB"/>
        </w:rPr>
        <w:t>.</w:t>
      </w:r>
      <w:r>
        <w:rPr>
          <w:sz w:val="22"/>
          <w:lang w:val="en-GB"/>
        </w:rPr>
        <w:t xml:space="preserve"> </w:t>
      </w:r>
    </w:p>
    <w:p w14:paraId="034FFB14" w14:textId="77777777" w:rsidR="00834291" w:rsidRPr="00203D64" w:rsidRDefault="00834291" w:rsidP="00A95EFE">
      <w:pPr>
        <w:rPr>
          <w:sz w:val="22"/>
          <w:lang w:val="en-GB"/>
        </w:rPr>
      </w:pPr>
    </w:p>
    <w:p w14:paraId="11A9CD0D" w14:textId="010ED54C" w:rsidR="00A95EFE" w:rsidRPr="004D6A18" w:rsidRDefault="00A95EFE" w:rsidP="00A95EFE">
      <w:pPr>
        <w:rPr>
          <w:sz w:val="22"/>
          <w:lang w:val="en-GB"/>
        </w:rPr>
      </w:pPr>
      <m:oMathPara>
        <m:oMath>
          <m:r>
            <w:rPr>
              <w:rFonts w:ascii="Cambria Math" w:hAnsi="Cambria Math"/>
              <w:sz w:val="22"/>
              <w:lang w:val="en-GB"/>
            </w:rPr>
            <m:t>CNLL</m:t>
          </m:r>
          <m:d>
            <m:dPr>
              <m:ctrlPr>
                <w:rPr>
                  <w:rFonts w:ascii="Cambria Math" w:hAnsi="Cambria Math"/>
                  <w:i/>
                  <w:sz w:val="22"/>
                  <w:lang w:val="en-GB"/>
                </w:rPr>
              </m:ctrlPr>
            </m:dPr>
            <m:e>
              <m:r>
                <w:rPr>
                  <w:rFonts w:ascii="Cambria Math" w:hAnsi="Cambria Math"/>
                  <w:sz w:val="22"/>
                  <w:lang w:val="en-GB"/>
                </w:rPr>
                <m:t>S|c</m:t>
              </m:r>
            </m:e>
          </m:d>
          <m:r>
            <w:rPr>
              <w:rFonts w:ascii="Cambria Math" w:hAnsi="Cambria Math"/>
              <w:sz w:val="22"/>
              <w:lang w:val="en-GB"/>
            </w:rPr>
            <m:t xml:space="preserve">= - </m:t>
          </m:r>
          <m:d>
            <m:dPr>
              <m:begChr m:val="["/>
              <m:endChr m:val="]"/>
              <m:ctrlPr>
                <w:rPr>
                  <w:rFonts w:ascii="Cambria Math" w:hAnsi="Cambria Math"/>
                  <w:i/>
                  <w:sz w:val="22"/>
                  <w:lang w:val="en-GB"/>
                </w:rPr>
              </m:ctrlPr>
            </m:dPr>
            <m:e>
              <m:func>
                <m:funcPr>
                  <m:ctrlPr>
                    <w:rPr>
                      <w:rFonts w:ascii="Cambria Math" w:hAnsi="Cambria Math"/>
                      <w:i/>
                      <w:sz w:val="22"/>
                      <w:lang w:val="en-GB"/>
                    </w:rPr>
                  </m:ctrlPr>
                </m:funcPr>
                <m:fName>
                  <m:r>
                    <m:rPr>
                      <m:sty m:val="p"/>
                    </m:rPr>
                    <w:rPr>
                      <w:rFonts w:ascii="Cambria Math" w:hAnsi="Cambria Math"/>
                      <w:sz w:val="22"/>
                      <w:lang w:val="en-GB"/>
                    </w:rPr>
                    <m:t>ln</m:t>
                  </m:r>
                </m:fName>
                <m:e>
                  <m:r>
                    <w:rPr>
                      <w:rFonts w:ascii="Cambria Math" w:hAnsi="Cambria Math"/>
                      <w:sz w:val="22"/>
                      <w:lang w:val="en-GB"/>
                    </w:rPr>
                    <m:t>P</m:t>
                  </m:r>
                  <m:d>
                    <m:dPr>
                      <m:ctrlPr>
                        <w:rPr>
                          <w:rFonts w:ascii="Cambria Math" w:hAnsi="Cambria Math"/>
                          <w:i/>
                          <w:sz w:val="22"/>
                          <w:lang w:val="en-GB"/>
                        </w:rPr>
                      </m:ctrlPr>
                    </m:dPr>
                    <m:e>
                      <m:sSub>
                        <m:sSubPr>
                          <m:ctrlPr>
                            <w:rPr>
                              <w:rFonts w:ascii="Cambria Math" w:hAnsi="Cambria Math"/>
                              <w:i/>
                              <w:sz w:val="22"/>
                              <w:lang w:val="en-GB"/>
                            </w:rPr>
                          </m:ctrlPr>
                        </m:sSubPr>
                        <m:e>
                          <m:r>
                            <w:rPr>
                              <w:rFonts w:ascii="Cambria Math" w:hAnsi="Cambria Math"/>
                              <w:sz w:val="22"/>
                              <w:lang w:val="en-GB"/>
                            </w:rPr>
                            <m:t>X</m:t>
                          </m:r>
                        </m:e>
                        <m:sub>
                          <m:r>
                            <w:rPr>
                              <w:rFonts w:ascii="Cambria Math" w:hAnsi="Cambria Math"/>
                              <w:sz w:val="22"/>
                              <w:lang w:val="en-GB"/>
                            </w:rPr>
                            <m:t>1</m:t>
                          </m:r>
                        </m:sub>
                      </m:sSub>
                      <m:r>
                        <w:rPr>
                          <w:rFonts w:ascii="Cambria Math" w:hAnsi="Cambria Math"/>
                          <w:sz w:val="22"/>
                          <w:lang w:val="en-GB"/>
                        </w:rPr>
                        <m:t>=</m:t>
                      </m:r>
                      <m:sSub>
                        <m:sSubPr>
                          <m:ctrlPr>
                            <w:rPr>
                              <w:rFonts w:ascii="Cambria Math" w:hAnsi="Cambria Math"/>
                              <w:i/>
                              <w:sz w:val="22"/>
                              <w:lang w:val="en-GB"/>
                            </w:rPr>
                          </m:ctrlPr>
                        </m:sSubPr>
                        <m:e>
                          <m:r>
                            <w:rPr>
                              <w:rFonts w:ascii="Cambria Math" w:hAnsi="Cambria Math"/>
                              <w:sz w:val="22"/>
                              <w:lang w:val="en-GB"/>
                            </w:rPr>
                            <m:t>T</m:t>
                          </m:r>
                        </m:e>
                        <m:sub>
                          <m:r>
                            <w:rPr>
                              <w:rFonts w:ascii="Cambria Math" w:hAnsi="Cambria Math"/>
                              <w:sz w:val="22"/>
                              <w:lang w:val="en-GB"/>
                            </w:rPr>
                            <m:t>1</m:t>
                          </m:r>
                        </m:sub>
                      </m:sSub>
                      <m:r>
                        <w:rPr>
                          <w:rFonts w:ascii="Cambria Math" w:hAnsi="Cambria Math"/>
                          <w:sz w:val="22"/>
                          <w:lang w:val="en-GB"/>
                        </w:rPr>
                        <m:t xml:space="preserve"> | c</m:t>
                      </m:r>
                    </m:e>
                  </m:d>
                </m:e>
              </m:func>
              <m:r>
                <w:rPr>
                  <w:rFonts w:ascii="Cambria Math" w:hAnsi="Cambria Math"/>
                  <w:sz w:val="22"/>
                  <w:lang w:val="en-GB"/>
                </w:rPr>
                <m:t xml:space="preserve">+ </m:t>
              </m:r>
              <m:nary>
                <m:naryPr>
                  <m:chr m:val="∑"/>
                  <m:limLoc m:val="undOvr"/>
                  <m:ctrlPr>
                    <w:rPr>
                      <w:rFonts w:ascii="Cambria Math" w:hAnsi="Cambria Math"/>
                      <w:i/>
                      <w:sz w:val="22"/>
                      <w:lang w:val="en-GB"/>
                    </w:rPr>
                  </m:ctrlPr>
                </m:naryPr>
                <m:sub>
                  <m:r>
                    <w:rPr>
                      <w:rFonts w:ascii="Cambria Math" w:hAnsi="Cambria Math"/>
                      <w:sz w:val="22"/>
                      <w:lang w:val="en-GB"/>
                    </w:rPr>
                    <m:t>i=2</m:t>
                  </m:r>
                </m:sub>
                <m:sup>
                  <m:r>
                    <w:rPr>
                      <w:rFonts w:ascii="Cambria Math" w:hAnsi="Cambria Math"/>
                      <w:sz w:val="22"/>
                      <w:lang w:val="en-GB"/>
                    </w:rPr>
                    <m:t>N</m:t>
                  </m:r>
                </m:sup>
                <m:e>
                  <m:func>
                    <m:funcPr>
                      <m:ctrlPr>
                        <w:rPr>
                          <w:rFonts w:ascii="Cambria Math" w:hAnsi="Cambria Math"/>
                          <w:i/>
                          <w:sz w:val="22"/>
                          <w:lang w:val="en-GB"/>
                        </w:rPr>
                      </m:ctrlPr>
                    </m:funcPr>
                    <m:fName>
                      <m:r>
                        <m:rPr>
                          <m:sty m:val="p"/>
                        </m:rPr>
                        <w:rPr>
                          <w:rFonts w:ascii="Cambria Math" w:hAnsi="Cambria Math"/>
                          <w:sz w:val="22"/>
                          <w:lang w:val="en-GB"/>
                        </w:rPr>
                        <m:t>ln</m:t>
                      </m:r>
                    </m:fName>
                    <m:e>
                      <m:r>
                        <w:rPr>
                          <w:rFonts w:ascii="Cambria Math" w:hAnsi="Cambria Math"/>
                          <w:sz w:val="22"/>
                          <w:lang w:val="en-GB"/>
                        </w:rPr>
                        <m:t>P</m:t>
                      </m:r>
                      <m:d>
                        <m:dPr>
                          <m:endChr m:val="|"/>
                          <m:ctrlPr>
                            <w:rPr>
                              <w:rFonts w:ascii="Cambria Math" w:hAnsi="Cambria Math"/>
                              <w:i/>
                              <w:sz w:val="22"/>
                              <w:lang w:val="en-GB"/>
                            </w:rPr>
                          </m:ctrlPr>
                        </m:dPr>
                        <m:e>
                          <m:sSub>
                            <m:sSubPr>
                              <m:ctrlPr>
                                <w:rPr>
                                  <w:rFonts w:ascii="Cambria Math" w:hAnsi="Cambria Math"/>
                                  <w:i/>
                                  <w:sz w:val="22"/>
                                  <w:lang w:val="en-GB"/>
                                </w:rPr>
                              </m:ctrlPr>
                            </m:sSubPr>
                            <m:e>
                              <m:r>
                                <w:rPr>
                                  <w:rFonts w:ascii="Cambria Math" w:hAnsi="Cambria Math"/>
                                  <w:sz w:val="22"/>
                                  <w:lang w:val="en-GB"/>
                                </w:rPr>
                                <m:t>X</m:t>
                              </m:r>
                            </m:e>
                            <m:sub>
                              <m:r>
                                <w:rPr>
                                  <w:rFonts w:ascii="Cambria Math" w:hAnsi="Cambria Math"/>
                                  <w:sz w:val="22"/>
                                  <w:lang w:val="en-GB"/>
                                </w:rPr>
                                <m:t>i</m:t>
                              </m:r>
                            </m:sub>
                          </m:sSub>
                          <m:r>
                            <w:rPr>
                              <w:rFonts w:ascii="Cambria Math" w:hAnsi="Cambria Math"/>
                              <w:sz w:val="22"/>
                              <w:lang w:val="en-GB"/>
                            </w:rPr>
                            <m:t>=</m:t>
                          </m:r>
                          <m:sSub>
                            <m:sSubPr>
                              <m:ctrlPr>
                                <w:rPr>
                                  <w:rFonts w:ascii="Cambria Math" w:hAnsi="Cambria Math"/>
                                  <w:i/>
                                  <w:sz w:val="22"/>
                                  <w:lang w:val="en-GB"/>
                                </w:rPr>
                              </m:ctrlPr>
                            </m:sSubPr>
                            <m:e>
                              <m:r>
                                <w:rPr>
                                  <w:rFonts w:ascii="Cambria Math" w:hAnsi="Cambria Math"/>
                                  <w:sz w:val="22"/>
                                  <w:lang w:val="en-GB"/>
                                </w:rPr>
                                <m:t>T</m:t>
                              </m:r>
                            </m:e>
                            <m:sub>
                              <m:r>
                                <w:rPr>
                                  <w:rFonts w:ascii="Cambria Math" w:hAnsi="Cambria Math"/>
                                  <w:sz w:val="22"/>
                                  <w:lang w:val="en-GB"/>
                                </w:rPr>
                                <m:t>i</m:t>
                              </m:r>
                            </m:sub>
                          </m:sSub>
                        </m:e>
                      </m:d>
                    </m:e>
                  </m:func>
                  <m:r>
                    <w:rPr>
                      <w:rFonts w:ascii="Cambria Math" w:hAnsi="Cambria Math"/>
                      <w:sz w:val="22"/>
                      <w:lang w:val="en-GB"/>
                    </w:rPr>
                    <m:t xml:space="preserve"> </m:t>
                  </m:r>
                  <m:sSub>
                    <m:sSubPr>
                      <m:ctrlPr>
                        <w:rPr>
                          <w:rFonts w:ascii="Cambria Math" w:hAnsi="Cambria Math"/>
                          <w:i/>
                          <w:sz w:val="22"/>
                          <w:lang w:val="en-GB"/>
                        </w:rPr>
                      </m:ctrlPr>
                    </m:sSubPr>
                    <m:e>
                      <m:r>
                        <w:rPr>
                          <w:rFonts w:ascii="Cambria Math" w:hAnsi="Cambria Math"/>
                          <w:sz w:val="22"/>
                          <w:lang w:val="en-GB"/>
                        </w:rPr>
                        <m:t>X</m:t>
                      </m:r>
                    </m:e>
                    <m:sub>
                      <m:r>
                        <w:rPr>
                          <w:rFonts w:ascii="Cambria Math" w:hAnsi="Cambria Math"/>
                          <w:sz w:val="22"/>
                          <w:lang w:val="en-GB"/>
                        </w:rPr>
                        <m:t>i-1</m:t>
                      </m:r>
                    </m:sub>
                  </m:sSub>
                  <m:r>
                    <w:rPr>
                      <w:rFonts w:ascii="Cambria Math" w:hAnsi="Cambria Math"/>
                      <w:sz w:val="22"/>
                      <w:lang w:val="en-GB"/>
                    </w:rPr>
                    <m:t>=</m:t>
                  </m:r>
                  <m:sSub>
                    <m:sSubPr>
                      <m:ctrlPr>
                        <w:rPr>
                          <w:rFonts w:ascii="Cambria Math" w:hAnsi="Cambria Math"/>
                          <w:i/>
                          <w:sz w:val="22"/>
                          <w:lang w:val="en-GB"/>
                        </w:rPr>
                      </m:ctrlPr>
                    </m:sSubPr>
                    <m:e>
                      <m:r>
                        <w:rPr>
                          <w:rFonts w:ascii="Cambria Math" w:hAnsi="Cambria Math"/>
                          <w:sz w:val="22"/>
                          <w:lang w:val="en-GB"/>
                        </w:rPr>
                        <m:t>T</m:t>
                      </m:r>
                    </m:e>
                    <m:sub>
                      <m:r>
                        <w:rPr>
                          <w:rFonts w:ascii="Cambria Math" w:hAnsi="Cambria Math"/>
                          <w:sz w:val="22"/>
                          <w:lang w:val="en-GB"/>
                        </w:rPr>
                        <m:t>i-1</m:t>
                      </m:r>
                    </m:sub>
                  </m:sSub>
                  <m:r>
                    <w:rPr>
                      <w:rFonts w:ascii="Cambria Math" w:hAnsi="Cambria Math"/>
                      <w:sz w:val="22"/>
                      <w:lang w:val="en-GB"/>
                    </w:rPr>
                    <m:t xml:space="preserve">, …, </m:t>
                  </m:r>
                  <m:sSub>
                    <m:sSubPr>
                      <m:ctrlPr>
                        <w:rPr>
                          <w:rFonts w:ascii="Cambria Math" w:hAnsi="Cambria Math"/>
                          <w:i/>
                          <w:sz w:val="22"/>
                          <w:lang w:val="en-GB"/>
                        </w:rPr>
                      </m:ctrlPr>
                    </m:sSubPr>
                    <m:e>
                      <m:r>
                        <w:rPr>
                          <w:rFonts w:ascii="Cambria Math" w:hAnsi="Cambria Math"/>
                          <w:sz w:val="22"/>
                          <w:lang w:val="en-GB"/>
                        </w:rPr>
                        <m:t>X</m:t>
                      </m:r>
                    </m:e>
                    <m:sub>
                      <m:r>
                        <w:rPr>
                          <w:rFonts w:ascii="Cambria Math" w:hAnsi="Cambria Math"/>
                          <w:sz w:val="22"/>
                          <w:lang w:val="en-GB"/>
                        </w:rPr>
                        <m:t>1</m:t>
                      </m:r>
                    </m:sub>
                  </m:sSub>
                  <m:r>
                    <w:rPr>
                      <w:rFonts w:ascii="Cambria Math" w:hAnsi="Cambria Math"/>
                      <w:sz w:val="22"/>
                      <w:lang w:val="en-GB"/>
                    </w:rPr>
                    <m:t>=</m:t>
                  </m:r>
                  <m:sSub>
                    <m:sSubPr>
                      <m:ctrlPr>
                        <w:rPr>
                          <w:rFonts w:ascii="Cambria Math" w:hAnsi="Cambria Math"/>
                          <w:i/>
                          <w:sz w:val="22"/>
                          <w:lang w:val="en-GB"/>
                        </w:rPr>
                      </m:ctrlPr>
                    </m:sSubPr>
                    <m:e>
                      <m:r>
                        <w:rPr>
                          <w:rFonts w:ascii="Cambria Math" w:hAnsi="Cambria Math"/>
                          <w:sz w:val="22"/>
                          <w:lang w:val="en-GB"/>
                        </w:rPr>
                        <m:t>T</m:t>
                      </m:r>
                    </m:e>
                    <m:sub>
                      <m:r>
                        <w:rPr>
                          <w:rFonts w:ascii="Cambria Math" w:hAnsi="Cambria Math"/>
                          <w:sz w:val="22"/>
                          <w:lang w:val="en-GB"/>
                        </w:rPr>
                        <m:t>1</m:t>
                      </m:r>
                    </m:sub>
                  </m:sSub>
                  <m:r>
                    <w:rPr>
                      <w:rFonts w:ascii="Cambria Math" w:hAnsi="Cambria Math"/>
                      <w:sz w:val="22"/>
                    </w:rPr>
                    <m:t>, c)</m:t>
                  </m:r>
                </m:e>
              </m:nary>
            </m:e>
          </m:d>
        </m:oMath>
      </m:oMathPara>
    </w:p>
    <w:p w14:paraId="4D5EBE4A" w14:textId="5D73682A" w:rsidR="00A95EFE" w:rsidRDefault="00A95EFE" w:rsidP="00FB79C7">
      <w:pPr>
        <w:jc w:val="center"/>
        <w:rPr>
          <w:sz w:val="22"/>
          <w:lang w:val="en-GB"/>
        </w:rPr>
      </w:pPr>
      <w:r w:rsidRPr="004D6A18">
        <w:rPr>
          <w:sz w:val="22"/>
          <w:lang w:val="en-GB"/>
        </w:rPr>
        <w:t xml:space="preserve">(Equation </w:t>
      </w:r>
      <w:r w:rsidR="00834291">
        <w:rPr>
          <w:sz w:val="22"/>
          <w:lang w:val="en-GB"/>
        </w:rPr>
        <w:t>1</w:t>
      </w:r>
      <w:r w:rsidRPr="004D6A18">
        <w:rPr>
          <w:sz w:val="22"/>
          <w:lang w:val="en-GB"/>
        </w:rPr>
        <w:t>)</w:t>
      </w:r>
    </w:p>
    <w:p w14:paraId="3007E054" w14:textId="77777777" w:rsidR="00834291" w:rsidRPr="004D6A18" w:rsidRDefault="00834291" w:rsidP="00FB79C7">
      <w:pPr>
        <w:jc w:val="center"/>
        <w:rPr>
          <w:sz w:val="22"/>
          <w:lang w:val="en-GB"/>
        </w:rPr>
      </w:pPr>
    </w:p>
    <w:p w14:paraId="46B6E8EF" w14:textId="4A4E0E1D" w:rsidR="00970DD5" w:rsidRDefault="009951D2" w:rsidP="005A2E41">
      <w:pPr>
        <w:rPr>
          <w:sz w:val="22"/>
          <w:lang w:val="en-GB"/>
        </w:rPr>
      </w:pPr>
      <m:oMath>
        <m:sSub>
          <m:sSubPr>
            <m:ctrlPr>
              <w:rPr>
                <w:rFonts w:ascii="Cambria Math" w:hAnsi="Cambria Math"/>
                <w:i/>
                <w:sz w:val="22"/>
                <w:lang w:val="en-GB"/>
              </w:rPr>
            </m:ctrlPr>
          </m:sSubPr>
          <m:e>
            <m:r>
              <w:rPr>
                <w:rFonts w:ascii="Cambria Math" w:hAnsi="Cambria Math"/>
                <w:sz w:val="22"/>
                <w:lang w:val="en-GB"/>
              </w:rPr>
              <m:t>T</m:t>
            </m:r>
          </m:e>
          <m:sub>
            <m:r>
              <w:rPr>
                <w:rFonts w:ascii="Cambria Math" w:hAnsi="Cambria Math"/>
                <w:sz w:val="22"/>
                <w:lang w:val="en-GB"/>
              </w:rPr>
              <m:t>i</m:t>
            </m:r>
          </m:sub>
        </m:sSub>
      </m:oMath>
      <w:r w:rsidR="000C5833" w:rsidRPr="00203D64">
        <w:rPr>
          <w:sz w:val="22"/>
          <w:lang w:val="en-GB"/>
        </w:rPr>
        <w:t xml:space="preserve"> are the characters in the known SMILES sequence</w:t>
      </w:r>
      <w:r w:rsidR="000C5833">
        <w:rPr>
          <w:sz w:val="22"/>
          <w:lang w:val="en-GB"/>
        </w:rPr>
        <w:t xml:space="preserve"> </w:t>
      </w:r>
      <w:r w:rsidR="000C5833" w:rsidRPr="000F1027">
        <w:rPr>
          <w:i/>
          <w:sz w:val="22"/>
          <w:lang w:val="en-GB"/>
        </w:rPr>
        <w:t>S</w:t>
      </w:r>
      <w:r w:rsidR="000C5833" w:rsidRPr="00203D64">
        <w:rPr>
          <w:sz w:val="22"/>
          <w:lang w:val="en-GB"/>
        </w:rPr>
        <w:t xml:space="preserve">, </w:t>
      </w:r>
      <m:oMath>
        <m:sSub>
          <m:sSubPr>
            <m:ctrlPr>
              <w:rPr>
                <w:rFonts w:ascii="Cambria Math" w:hAnsi="Cambria Math"/>
                <w:i/>
                <w:sz w:val="22"/>
                <w:lang w:val="en-GB"/>
              </w:rPr>
            </m:ctrlPr>
          </m:sSubPr>
          <m:e>
            <m:r>
              <w:rPr>
                <w:rFonts w:ascii="Cambria Math" w:hAnsi="Cambria Math"/>
                <w:sz w:val="22"/>
                <w:lang w:val="en-GB"/>
              </w:rPr>
              <m:t>X</m:t>
            </m:r>
          </m:e>
          <m:sub>
            <m:r>
              <w:rPr>
                <w:rFonts w:ascii="Cambria Math" w:hAnsi="Cambria Math"/>
                <w:sz w:val="22"/>
                <w:lang w:val="en-GB"/>
              </w:rPr>
              <m:t>i</m:t>
            </m:r>
          </m:sub>
        </m:sSub>
      </m:oMath>
      <w:r w:rsidR="000C5833" w:rsidRPr="00203D64">
        <w:rPr>
          <w:sz w:val="22"/>
          <w:lang w:val="en-GB"/>
        </w:rPr>
        <w:t xml:space="preserve"> are the predicted model outputs</w:t>
      </w:r>
      <w:r w:rsidR="00834291">
        <w:rPr>
          <w:sz w:val="22"/>
          <w:lang w:val="en-GB"/>
        </w:rPr>
        <w:t xml:space="preserve">, </w:t>
      </w:r>
      <w:r w:rsidR="000C5833" w:rsidRPr="00203D64">
        <w:rPr>
          <w:i/>
          <w:sz w:val="22"/>
          <w:lang w:val="en-GB"/>
        </w:rPr>
        <w:t>N</w:t>
      </w:r>
      <w:r w:rsidR="000C5833" w:rsidRPr="00203D64">
        <w:rPr>
          <w:sz w:val="22"/>
          <w:lang w:val="en-GB"/>
        </w:rPr>
        <w:t xml:space="preserve"> is the length of the sequence </w:t>
      </w:r>
      <w:r w:rsidR="000C5833" w:rsidRPr="00203D64">
        <w:rPr>
          <w:i/>
          <w:sz w:val="22"/>
          <w:lang w:val="en-GB"/>
        </w:rPr>
        <w:t>S</w:t>
      </w:r>
      <w:r w:rsidR="00834291">
        <w:rPr>
          <w:i/>
          <w:sz w:val="22"/>
          <w:lang w:val="en-GB"/>
        </w:rPr>
        <w:t xml:space="preserve"> </w:t>
      </w:r>
      <w:r w:rsidR="00834291">
        <w:rPr>
          <w:sz w:val="22"/>
          <w:lang w:val="en-GB"/>
        </w:rPr>
        <w:t xml:space="preserve">and </w:t>
      </w:r>
      <w:r w:rsidR="00834291" w:rsidRPr="003D5B3C">
        <w:rPr>
          <w:i/>
          <w:sz w:val="22"/>
          <w:lang w:val="en-GB"/>
        </w:rPr>
        <w:t>c</w:t>
      </w:r>
      <w:r w:rsidR="00834291" w:rsidRPr="00203D64">
        <w:rPr>
          <w:sz w:val="22"/>
          <w:lang w:val="en-GB"/>
        </w:rPr>
        <w:t xml:space="preserve"> refers to the </w:t>
      </w:r>
      <w:r w:rsidR="00834291">
        <w:rPr>
          <w:sz w:val="22"/>
          <w:lang w:val="en-GB"/>
        </w:rPr>
        <w:t>seeding conditions</w:t>
      </w:r>
      <w:r w:rsidR="000C5833" w:rsidRPr="00203D64">
        <w:rPr>
          <w:sz w:val="22"/>
          <w:lang w:val="en-GB"/>
        </w:rPr>
        <w:t xml:space="preserve">. The sign of the log-likelihood is </w:t>
      </w:r>
      <w:r w:rsidR="0016447D">
        <w:rPr>
          <w:sz w:val="22"/>
          <w:lang w:val="en-GB"/>
        </w:rPr>
        <w:t>negated</w:t>
      </w:r>
      <w:r w:rsidR="000C5833" w:rsidRPr="00203D64">
        <w:rPr>
          <w:sz w:val="22"/>
          <w:lang w:val="en-GB"/>
        </w:rPr>
        <w:t xml:space="preserve"> to reflect that higher values correspond to more improbable sequences.</w:t>
      </w:r>
    </w:p>
    <w:p w14:paraId="721300AC" w14:textId="77777777" w:rsidR="0044392A" w:rsidRPr="00203D64" w:rsidRDefault="0044392A" w:rsidP="005A2E41">
      <w:pPr>
        <w:rPr>
          <w:sz w:val="22"/>
        </w:rPr>
      </w:pPr>
    </w:p>
    <w:p w14:paraId="5E0DBD3F" w14:textId="77777777" w:rsidR="0026105E" w:rsidRDefault="0026105E" w:rsidP="0026105E">
      <w:pPr>
        <w:pStyle w:val="Heading1"/>
        <w:rPr>
          <w:lang w:val="en-GB"/>
        </w:rPr>
      </w:pPr>
      <w:r>
        <w:rPr>
          <w:lang w:val="en-GB"/>
        </w:rPr>
        <w:t>Results</w:t>
      </w:r>
      <w:r w:rsidR="00093205">
        <w:rPr>
          <w:lang w:val="en-GB"/>
        </w:rPr>
        <w:t xml:space="preserve"> and Discussion</w:t>
      </w:r>
    </w:p>
    <w:p w14:paraId="5021EFFB" w14:textId="77777777" w:rsidR="00423FD3" w:rsidRDefault="00423FD3" w:rsidP="00142F69">
      <w:pPr>
        <w:pStyle w:val="Heading2"/>
        <w:rPr>
          <w:lang w:val="en-GB"/>
        </w:rPr>
      </w:pPr>
      <w:r>
        <w:rPr>
          <w:lang w:val="en-GB"/>
        </w:rPr>
        <w:t>Resulting Datasets</w:t>
      </w:r>
    </w:p>
    <w:p w14:paraId="41003EB5" w14:textId="52FE011C" w:rsidR="00A0109F" w:rsidRPr="00F431D8" w:rsidRDefault="00A0109F" w:rsidP="00A0109F">
      <w:pPr>
        <w:rPr>
          <w:sz w:val="22"/>
        </w:rPr>
      </w:pPr>
      <w:r w:rsidRPr="00203D64">
        <w:rPr>
          <w:sz w:val="22"/>
        </w:rPr>
        <w:t xml:space="preserve">The filtering process described in the previous section resulted in the sizes of datasets shown in </w:t>
      </w:r>
      <w:r w:rsidRPr="00203D64">
        <w:rPr>
          <w:sz w:val="22"/>
        </w:rPr>
        <w:fldChar w:fldCharType="begin"/>
      </w:r>
      <w:r w:rsidRPr="00203D64">
        <w:rPr>
          <w:sz w:val="22"/>
        </w:rPr>
        <w:instrText xml:space="preserve"> REF _Ref14274863 \h </w:instrText>
      </w:r>
      <w:r w:rsidR="00203D64">
        <w:rPr>
          <w:sz w:val="22"/>
        </w:rPr>
        <w:instrText xml:space="preserve"> \* MERGEFORMAT </w:instrText>
      </w:r>
      <w:r w:rsidRPr="00203D64">
        <w:rPr>
          <w:sz w:val="22"/>
        </w:rPr>
      </w:r>
      <w:r w:rsidRPr="00203D64">
        <w:rPr>
          <w:sz w:val="22"/>
        </w:rPr>
        <w:fldChar w:fldCharType="separate"/>
      </w:r>
      <w:r w:rsidR="00BB0168" w:rsidRPr="00BB0168">
        <w:rPr>
          <w:sz w:val="22"/>
        </w:rPr>
        <w:t xml:space="preserve">Table </w:t>
      </w:r>
      <w:r w:rsidR="00BB0168" w:rsidRPr="00BB0168">
        <w:rPr>
          <w:noProof/>
          <w:sz w:val="22"/>
        </w:rPr>
        <w:t>1</w:t>
      </w:r>
      <w:r w:rsidRPr="00203D64">
        <w:rPr>
          <w:sz w:val="22"/>
        </w:rPr>
        <w:fldChar w:fldCharType="end"/>
      </w:r>
      <w:r w:rsidRPr="00203D64">
        <w:rPr>
          <w:sz w:val="22"/>
        </w:rPr>
        <w:t xml:space="preserve">. The QSAR </w:t>
      </w:r>
      <w:r w:rsidR="00A162EC">
        <w:rPr>
          <w:sz w:val="22"/>
        </w:rPr>
        <w:t xml:space="preserve">Support Vector Classification </w:t>
      </w:r>
      <w:r w:rsidRPr="00203D64">
        <w:rPr>
          <w:sz w:val="22"/>
        </w:rPr>
        <w:t xml:space="preserve">model </w:t>
      </w:r>
      <w:r w:rsidR="00A162EC" w:rsidRPr="00203D64">
        <w:rPr>
          <w:sz w:val="22"/>
        </w:rPr>
        <w:t xml:space="preserve">with parameters C=5.53 and </w:t>
      </w:r>
      <w:r w:rsidR="00A162EC" w:rsidRPr="00203D64">
        <w:rPr>
          <w:sz w:val="22"/>
          <w:lang w:val="el-GR"/>
        </w:rPr>
        <w:t>γ</w:t>
      </w:r>
      <w:r w:rsidR="00A162EC" w:rsidRPr="00203D64">
        <w:rPr>
          <w:sz w:val="22"/>
        </w:rPr>
        <w:t>=0.022</w:t>
      </w:r>
      <w:r w:rsidR="00A162EC">
        <w:rPr>
          <w:sz w:val="22"/>
        </w:rPr>
        <w:t xml:space="preserve"> was selected as the one </w:t>
      </w:r>
      <w:r w:rsidRPr="00203D64">
        <w:rPr>
          <w:sz w:val="22"/>
        </w:rPr>
        <w:t xml:space="preserve">with the highest F1-score (0.92) towards the DRD2 validation set. This model </w:t>
      </w:r>
      <w:r w:rsidR="000610AF">
        <w:rPr>
          <w:sz w:val="22"/>
        </w:rPr>
        <w:t>was</w:t>
      </w:r>
      <w:r w:rsidRPr="00203D64">
        <w:rPr>
          <w:sz w:val="22"/>
        </w:rPr>
        <w:t xml:space="preserve"> used to label all compounds in the ChEMBL dataset leading to 2.</w:t>
      </w:r>
      <w:r w:rsidR="000B2B26">
        <w:rPr>
          <w:sz w:val="22"/>
        </w:rPr>
        <w:t>3</w:t>
      </w:r>
      <w:r w:rsidRPr="00203D64">
        <w:rPr>
          <w:sz w:val="22"/>
        </w:rPr>
        <w:t xml:space="preserve">% of ChEMBL compounds being classified with a probability </w:t>
      </w:r>
      <w:r w:rsidR="00433F69" w:rsidRPr="00203D64">
        <w:rPr>
          <w:sz w:val="22"/>
        </w:rPr>
        <w:t xml:space="preserve">greater than 50% </w:t>
      </w:r>
      <w:r w:rsidRPr="00203D64">
        <w:rPr>
          <w:sz w:val="22"/>
        </w:rPr>
        <w:t xml:space="preserve">of being active towards the DRD2 receptor </w:t>
      </w:r>
      <w:r w:rsidR="00B72586" w:rsidRPr="00203D64">
        <w:rPr>
          <w:sz w:val="22"/>
        </w:rPr>
        <w:t>(</w:t>
      </w:r>
      <w:r w:rsidR="00B72586" w:rsidRPr="00203D64">
        <w:rPr>
          <w:sz w:val="22"/>
        </w:rPr>
        <w:fldChar w:fldCharType="begin"/>
      </w:r>
      <w:r w:rsidR="00B72586" w:rsidRPr="00203D64">
        <w:rPr>
          <w:sz w:val="22"/>
        </w:rPr>
        <w:instrText xml:space="preserve"> REF _Ref14274863 \h </w:instrText>
      </w:r>
      <w:r w:rsidR="00203D64">
        <w:rPr>
          <w:sz w:val="22"/>
        </w:rPr>
        <w:instrText xml:space="preserve"> \* MERGEFORMAT </w:instrText>
      </w:r>
      <w:r w:rsidR="00B72586" w:rsidRPr="00203D64">
        <w:rPr>
          <w:sz w:val="22"/>
        </w:rPr>
      </w:r>
      <w:r w:rsidR="00B72586" w:rsidRPr="00203D64">
        <w:rPr>
          <w:sz w:val="22"/>
        </w:rPr>
        <w:fldChar w:fldCharType="separate"/>
      </w:r>
      <w:r w:rsidR="00BB0168" w:rsidRPr="00BB0168">
        <w:rPr>
          <w:sz w:val="22"/>
        </w:rPr>
        <w:t xml:space="preserve">Table </w:t>
      </w:r>
      <w:r w:rsidR="00BB0168" w:rsidRPr="00BB0168">
        <w:rPr>
          <w:noProof/>
          <w:sz w:val="22"/>
        </w:rPr>
        <w:t>1</w:t>
      </w:r>
      <w:r w:rsidR="00B72586" w:rsidRPr="00203D64">
        <w:rPr>
          <w:sz w:val="22"/>
        </w:rPr>
        <w:fldChar w:fldCharType="end"/>
      </w:r>
      <w:r w:rsidR="00B72586" w:rsidRPr="00203D64">
        <w:rPr>
          <w:sz w:val="22"/>
        </w:rPr>
        <w:t>)</w:t>
      </w:r>
      <w:r w:rsidRPr="00203D64">
        <w:rPr>
          <w:sz w:val="22"/>
        </w:rPr>
        <w:t>.</w:t>
      </w:r>
      <w:r w:rsidR="00B72586" w:rsidRPr="00203D64">
        <w:rPr>
          <w:sz w:val="22"/>
        </w:rPr>
        <w:t xml:space="preserve"> </w:t>
      </w:r>
      <w:r w:rsidR="000F555C">
        <w:rPr>
          <w:sz w:val="22"/>
        </w:rPr>
        <w:t xml:space="preserve">As shown in </w:t>
      </w:r>
      <w:r w:rsidR="00352938" w:rsidRPr="00352938">
        <w:rPr>
          <w:rFonts w:cstheme="minorHAnsi"/>
          <w:sz w:val="22"/>
        </w:rPr>
        <w:fldChar w:fldCharType="begin"/>
      </w:r>
      <w:r w:rsidR="00352938" w:rsidRPr="00352938">
        <w:rPr>
          <w:rFonts w:cstheme="minorHAnsi"/>
          <w:sz w:val="22"/>
        </w:rPr>
        <w:instrText xml:space="preserve"> REF _Ref17709667 \h  \* MERGEFORMAT </w:instrText>
      </w:r>
      <w:r w:rsidR="00352938" w:rsidRPr="00352938">
        <w:rPr>
          <w:rFonts w:cstheme="minorHAnsi"/>
          <w:sz w:val="22"/>
        </w:rPr>
      </w:r>
      <w:r w:rsidR="00352938" w:rsidRPr="00352938">
        <w:rPr>
          <w:rFonts w:cstheme="minorHAnsi"/>
          <w:sz w:val="22"/>
        </w:rPr>
        <w:fldChar w:fldCharType="separate"/>
      </w:r>
      <w:r w:rsidR="00BB0168" w:rsidRPr="00BB0168">
        <w:rPr>
          <w:rFonts w:cstheme="minorHAnsi"/>
          <w:sz w:val="22"/>
        </w:rPr>
        <w:t xml:space="preserve">Figure </w:t>
      </w:r>
      <w:r w:rsidR="00BB0168" w:rsidRPr="00BB0168">
        <w:rPr>
          <w:rFonts w:cstheme="minorHAnsi"/>
          <w:noProof/>
          <w:sz w:val="22"/>
        </w:rPr>
        <w:t>2</w:t>
      </w:r>
      <w:r w:rsidR="00352938" w:rsidRPr="00352938">
        <w:rPr>
          <w:rFonts w:cstheme="minorHAnsi"/>
          <w:sz w:val="22"/>
        </w:rPr>
        <w:fldChar w:fldCharType="end"/>
      </w:r>
      <w:r w:rsidR="00352938">
        <w:rPr>
          <w:sz w:val="22"/>
        </w:rPr>
        <w:t>,</w:t>
      </w:r>
      <w:r w:rsidR="000F555C">
        <w:rPr>
          <w:sz w:val="22"/>
        </w:rPr>
        <w:t xml:space="preserve"> t</w:t>
      </w:r>
      <w:r w:rsidR="002651D8">
        <w:rPr>
          <w:sz w:val="22"/>
        </w:rPr>
        <w:t xml:space="preserve">he property distribution of the two datasets largely follows </w:t>
      </w:r>
      <w:r w:rsidR="000F555C">
        <w:rPr>
          <w:sz w:val="22"/>
        </w:rPr>
        <w:t xml:space="preserve">each other, except </w:t>
      </w:r>
      <w:r w:rsidR="00264ABC">
        <w:rPr>
          <w:sz w:val="22"/>
        </w:rPr>
        <w:t>that</w:t>
      </w:r>
      <w:r w:rsidR="000F555C">
        <w:rPr>
          <w:sz w:val="22"/>
        </w:rPr>
        <w:t xml:space="preserve"> </w:t>
      </w:r>
      <w:r w:rsidR="00D963C9">
        <w:rPr>
          <w:sz w:val="22"/>
        </w:rPr>
        <w:t>t</w:t>
      </w:r>
      <w:r w:rsidR="00B72586" w:rsidRPr="00203D64">
        <w:rPr>
          <w:sz w:val="22"/>
        </w:rPr>
        <w:t>he QED score of the DRD2 dataset is shifted towards higher values since those molecules are expected to be a priori drug-like.</w:t>
      </w:r>
    </w:p>
    <w:p w14:paraId="0BC3EBCD" w14:textId="3B1C27EA" w:rsidR="00A357DA" w:rsidRDefault="00A357DA" w:rsidP="00A0109F">
      <w:pPr>
        <w:rPr>
          <w:sz w:val="22"/>
        </w:rPr>
      </w:pPr>
    </w:p>
    <w:p w14:paraId="4234060A" w14:textId="60D872CA" w:rsidR="00022A08" w:rsidRDefault="00022A08" w:rsidP="00A0109F">
      <w:pPr>
        <w:rPr>
          <w:sz w:val="22"/>
        </w:rPr>
      </w:pPr>
    </w:p>
    <w:p w14:paraId="6AB8A252" w14:textId="77777777" w:rsidR="00022A08" w:rsidRPr="00203D64" w:rsidRDefault="00022A08" w:rsidP="00A0109F">
      <w:pPr>
        <w:rPr>
          <w:sz w:val="22"/>
        </w:rPr>
      </w:pPr>
    </w:p>
    <w:p w14:paraId="41728D61" w14:textId="0DBC88BA" w:rsidR="00A0109F" w:rsidRDefault="00A357DA" w:rsidP="00A357DA">
      <w:pPr>
        <w:pStyle w:val="Caption"/>
        <w:jc w:val="center"/>
      </w:pPr>
      <w:bookmarkStart w:id="4" w:name="_Ref14274863"/>
      <w:r w:rsidRPr="00526774">
        <w:lastRenderedPageBreak/>
        <w:t xml:space="preserve">Table </w:t>
      </w:r>
      <w:r>
        <w:fldChar w:fldCharType="begin"/>
      </w:r>
      <w:r>
        <w:instrText xml:space="preserve"> SEQ Table \* ARABIC </w:instrText>
      </w:r>
      <w:r>
        <w:fldChar w:fldCharType="separate"/>
      </w:r>
      <w:r w:rsidR="00B80F1E">
        <w:rPr>
          <w:noProof/>
        </w:rPr>
        <w:t>1</w:t>
      </w:r>
      <w:r>
        <w:fldChar w:fldCharType="end"/>
      </w:r>
      <w:bookmarkEnd w:id="4"/>
      <w:r w:rsidRPr="00526774">
        <w:t xml:space="preserve">: </w:t>
      </w:r>
      <w:r w:rsidR="00896279">
        <w:t>S</w:t>
      </w:r>
      <w:r>
        <w:t>ize and p</w:t>
      </w:r>
      <w:r w:rsidRPr="00526774">
        <w:t>ercentage of active compounds</w:t>
      </w:r>
      <w:r>
        <w:t xml:space="preserve"> </w:t>
      </w:r>
      <w:r w:rsidRPr="00526774">
        <w:t>per dataset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8"/>
        <w:gridCol w:w="1514"/>
        <w:gridCol w:w="1134"/>
      </w:tblGrid>
      <w:tr w:rsidR="009E3D14" w14:paraId="64DFCB82" w14:textId="77777777" w:rsidTr="00ED0EC9">
        <w:trPr>
          <w:jc w:val="center"/>
        </w:trPr>
        <w:tc>
          <w:tcPr>
            <w:tcW w:w="1888" w:type="dxa"/>
            <w:tcBorders>
              <w:top w:val="single" w:sz="4" w:space="0" w:color="auto"/>
              <w:bottom w:val="double" w:sz="4" w:space="0" w:color="auto"/>
            </w:tcBorders>
          </w:tcPr>
          <w:p w14:paraId="62A6A418" w14:textId="77777777" w:rsidR="009E3D14" w:rsidRPr="00203D64" w:rsidRDefault="009E3D14" w:rsidP="007C0BE2">
            <w:pPr>
              <w:jc w:val="center"/>
              <w:rPr>
                <w:sz w:val="22"/>
                <w:lang w:val="en-GB"/>
              </w:rPr>
            </w:pPr>
            <w:r w:rsidRPr="00203D64">
              <w:rPr>
                <w:sz w:val="22"/>
                <w:lang w:val="en-GB"/>
              </w:rPr>
              <w:t>Dataset</w:t>
            </w:r>
          </w:p>
        </w:tc>
        <w:tc>
          <w:tcPr>
            <w:tcW w:w="1514" w:type="dxa"/>
            <w:tcBorders>
              <w:top w:val="single" w:sz="4" w:space="0" w:color="auto"/>
              <w:bottom w:val="double" w:sz="4" w:space="0" w:color="auto"/>
            </w:tcBorders>
          </w:tcPr>
          <w:p w14:paraId="2DF20F1A" w14:textId="5E7E49BE" w:rsidR="009E3D14" w:rsidRPr="00203D64" w:rsidRDefault="009E3D14" w:rsidP="007C0BE2">
            <w:pPr>
              <w:jc w:val="center"/>
              <w:rPr>
                <w:sz w:val="22"/>
                <w:lang w:val="en-GB"/>
              </w:rPr>
            </w:pPr>
            <w:r>
              <w:rPr>
                <w:sz w:val="22"/>
                <w:lang w:val="en-GB"/>
              </w:rPr>
              <w:t xml:space="preserve">Total </w:t>
            </w:r>
            <w:r w:rsidRPr="00203D64">
              <w:rPr>
                <w:sz w:val="22"/>
                <w:lang w:val="en-GB"/>
              </w:rPr>
              <w:t>Samples</w:t>
            </w:r>
          </w:p>
        </w:tc>
        <w:tc>
          <w:tcPr>
            <w:tcW w:w="1134" w:type="dxa"/>
            <w:tcBorders>
              <w:top w:val="single" w:sz="4" w:space="0" w:color="auto"/>
              <w:bottom w:val="double" w:sz="4" w:space="0" w:color="auto"/>
            </w:tcBorders>
          </w:tcPr>
          <w:p w14:paraId="3A3A1EE1" w14:textId="77777777" w:rsidR="009E3D14" w:rsidRPr="00203D64" w:rsidRDefault="009E3D14" w:rsidP="007C0BE2">
            <w:pPr>
              <w:jc w:val="center"/>
              <w:rPr>
                <w:sz w:val="22"/>
                <w:lang w:val="en-GB"/>
              </w:rPr>
            </w:pPr>
            <w:r w:rsidRPr="00203D64">
              <w:rPr>
                <w:sz w:val="22"/>
                <w:lang w:val="en-GB"/>
              </w:rPr>
              <w:t>Active %</w:t>
            </w:r>
          </w:p>
        </w:tc>
      </w:tr>
      <w:tr w:rsidR="009E3D14" w14:paraId="7ADEE175" w14:textId="77777777" w:rsidTr="00ED0EC9">
        <w:trPr>
          <w:jc w:val="center"/>
        </w:trPr>
        <w:tc>
          <w:tcPr>
            <w:tcW w:w="1888" w:type="dxa"/>
            <w:tcBorders>
              <w:top w:val="double" w:sz="4" w:space="0" w:color="auto"/>
            </w:tcBorders>
          </w:tcPr>
          <w:p w14:paraId="788F1A82" w14:textId="77777777" w:rsidR="009E3D14" w:rsidRPr="00203D64" w:rsidRDefault="009E3D14" w:rsidP="007C0BE2">
            <w:pPr>
              <w:jc w:val="center"/>
              <w:rPr>
                <w:sz w:val="22"/>
                <w:lang w:val="en-GB"/>
              </w:rPr>
            </w:pPr>
            <w:r w:rsidRPr="00203D64">
              <w:rPr>
                <w:sz w:val="22"/>
                <w:lang w:val="en-GB"/>
              </w:rPr>
              <w:t>DRD2_TRAIN</w:t>
            </w:r>
          </w:p>
        </w:tc>
        <w:tc>
          <w:tcPr>
            <w:tcW w:w="1514" w:type="dxa"/>
            <w:tcBorders>
              <w:top w:val="double" w:sz="4" w:space="0" w:color="auto"/>
            </w:tcBorders>
          </w:tcPr>
          <w:p w14:paraId="24F8D6BA" w14:textId="77777777" w:rsidR="009E3D14" w:rsidRPr="00203D64" w:rsidRDefault="009E3D14" w:rsidP="007C0BE2">
            <w:pPr>
              <w:jc w:val="center"/>
              <w:rPr>
                <w:sz w:val="22"/>
                <w:lang w:val="en-GB"/>
              </w:rPr>
            </w:pPr>
            <w:r w:rsidRPr="00203D64">
              <w:rPr>
                <w:sz w:val="22"/>
                <w:lang w:val="en-GB"/>
              </w:rPr>
              <w:t>71,512</w:t>
            </w:r>
          </w:p>
        </w:tc>
        <w:tc>
          <w:tcPr>
            <w:tcW w:w="1134" w:type="dxa"/>
            <w:tcBorders>
              <w:top w:val="double" w:sz="4" w:space="0" w:color="auto"/>
            </w:tcBorders>
          </w:tcPr>
          <w:p w14:paraId="79526DD1" w14:textId="1A91E9B3" w:rsidR="009E3D14" w:rsidRPr="007B1843" w:rsidRDefault="009E3D14" w:rsidP="007C0BE2">
            <w:pPr>
              <w:jc w:val="center"/>
              <w:rPr>
                <w:sz w:val="22"/>
                <w:vertAlign w:val="superscript"/>
                <w:lang w:val="en-GB"/>
              </w:rPr>
            </w:pPr>
            <w:r w:rsidRPr="00203D64">
              <w:rPr>
                <w:sz w:val="22"/>
                <w:lang w:val="en-GB"/>
              </w:rPr>
              <w:t>6.7</w:t>
            </w:r>
            <w:r>
              <w:rPr>
                <w:sz w:val="22"/>
                <w:vertAlign w:val="superscript"/>
                <w:lang w:val="en-GB"/>
              </w:rPr>
              <w:t>(1)</w:t>
            </w:r>
          </w:p>
        </w:tc>
      </w:tr>
      <w:tr w:rsidR="009E3D14" w14:paraId="559C1014" w14:textId="77777777" w:rsidTr="00896279">
        <w:trPr>
          <w:jc w:val="center"/>
        </w:trPr>
        <w:tc>
          <w:tcPr>
            <w:tcW w:w="1888" w:type="dxa"/>
          </w:tcPr>
          <w:p w14:paraId="537C3E70" w14:textId="77777777" w:rsidR="009E3D14" w:rsidRPr="00203D64" w:rsidRDefault="009E3D14" w:rsidP="007C0BE2">
            <w:pPr>
              <w:jc w:val="center"/>
              <w:rPr>
                <w:sz w:val="22"/>
                <w:lang w:val="en-GB"/>
              </w:rPr>
            </w:pPr>
            <w:r w:rsidRPr="00203D64">
              <w:rPr>
                <w:sz w:val="22"/>
                <w:lang w:val="en-GB"/>
              </w:rPr>
              <w:t>DRD2_VALID</w:t>
            </w:r>
          </w:p>
        </w:tc>
        <w:tc>
          <w:tcPr>
            <w:tcW w:w="1514" w:type="dxa"/>
          </w:tcPr>
          <w:p w14:paraId="60742F1E" w14:textId="77777777" w:rsidR="009E3D14" w:rsidRPr="00203D64" w:rsidRDefault="009E3D14" w:rsidP="007C0BE2">
            <w:pPr>
              <w:jc w:val="center"/>
              <w:rPr>
                <w:sz w:val="22"/>
                <w:lang w:val="en-GB"/>
              </w:rPr>
            </w:pPr>
            <w:r w:rsidRPr="00203D64">
              <w:rPr>
                <w:sz w:val="22"/>
                <w:lang w:val="en-GB"/>
              </w:rPr>
              <w:t>17,800</w:t>
            </w:r>
          </w:p>
        </w:tc>
        <w:tc>
          <w:tcPr>
            <w:tcW w:w="1134" w:type="dxa"/>
          </w:tcPr>
          <w:p w14:paraId="64408955" w14:textId="15ED0E46" w:rsidR="009E3D14" w:rsidRPr="007B1843" w:rsidRDefault="009E3D14" w:rsidP="007C0BE2">
            <w:pPr>
              <w:jc w:val="center"/>
              <w:rPr>
                <w:sz w:val="22"/>
                <w:vertAlign w:val="superscript"/>
                <w:lang w:val="en-GB"/>
              </w:rPr>
            </w:pPr>
            <w:r w:rsidRPr="00203D64">
              <w:rPr>
                <w:sz w:val="22"/>
                <w:lang w:val="en-GB"/>
              </w:rPr>
              <w:t>6.3</w:t>
            </w:r>
            <w:r>
              <w:rPr>
                <w:sz w:val="22"/>
                <w:vertAlign w:val="superscript"/>
                <w:lang w:val="en-GB"/>
              </w:rPr>
              <w:t>(1)</w:t>
            </w:r>
          </w:p>
        </w:tc>
      </w:tr>
      <w:tr w:rsidR="009E3D14" w14:paraId="69282789" w14:textId="77777777" w:rsidTr="00896279">
        <w:trPr>
          <w:jc w:val="center"/>
        </w:trPr>
        <w:tc>
          <w:tcPr>
            <w:tcW w:w="1888" w:type="dxa"/>
            <w:tcBorders>
              <w:bottom w:val="single" w:sz="4" w:space="0" w:color="auto"/>
            </w:tcBorders>
          </w:tcPr>
          <w:p w14:paraId="5F21BE62" w14:textId="77777777" w:rsidR="009E3D14" w:rsidRPr="00203D64" w:rsidRDefault="009E3D14" w:rsidP="007C0BE2">
            <w:pPr>
              <w:jc w:val="center"/>
              <w:rPr>
                <w:sz w:val="22"/>
                <w:lang w:val="en-GB"/>
              </w:rPr>
            </w:pPr>
            <w:r w:rsidRPr="00203D64">
              <w:rPr>
                <w:sz w:val="22"/>
                <w:lang w:val="en-GB"/>
              </w:rPr>
              <w:t>DRD2_TEST</w:t>
            </w:r>
          </w:p>
        </w:tc>
        <w:tc>
          <w:tcPr>
            <w:tcW w:w="1514" w:type="dxa"/>
            <w:tcBorders>
              <w:bottom w:val="single" w:sz="4" w:space="0" w:color="auto"/>
            </w:tcBorders>
          </w:tcPr>
          <w:p w14:paraId="2C919DC1" w14:textId="77777777" w:rsidR="009E3D14" w:rsidRPr="00203D64" w:rsidRDefault="009E3D14" w:rsidP="007C0BE2">
            <w:pPr>
              <w:jc w:val="center"/>
              <w:rPr>
                <w:sz w:val="22"/>
                <w:lang w:val="en-GB"/>
              </w:rPr>
            </w:pPr>
            <w:r w:rsidRPr="00203D64">
              <w:rPr>
                <w:sz w:val="22"/>
                <w:lang w:val="en-GB"/>
              </w:rPr>
              <w:t>17,817</w:t>
            </w:r>
          </w:p>
        </w:tc>
        <w:tc>
          <w:tcPr>
            <w:tcW w:w="1134" w:type="dxa"/>
            <w:tcBorders>
              <w:bottom w:val="single" w:sz="4" w:space="0" w:color="auto"/>
            </w:tcBorders>
          </w:tcPr>
          <w:p w14:paraId="695DBB05" w14:textId="50BDE24A" w:rsidR="009E3D14" w:rsidRPr="007B1843" w:rsidRDefault="009E3D14" w:rsidP="007C0BE2">
            <w:pPr>
              <w:jc w:val="center"/>
              <w:rPr>
                <w:sz w:val="22"/>
                <w:vertAlign w:val="superscript"/>
                <w:lang w:val="en-GB"/>
              </w:rPr>
            </w:pPr>
            <w:r w:rsidRPr="00203D64">
              <w:rPr>
                <w:sz w:val="22"/>
                <w:lang w:val="en-GB"/>
              </w:rPr>
              <w:t>6.4</w:t>
            </w:r>
            <w:r>
              <w:rPr>
                <w:sz w:val="22"/>
                <w:vertAlign w:val="superscript"/>
                <w:lang w:val="en-GB"/>
              </w:rPr>
              <w:t>(1)</w:t>
            </w:r>
          </w:p>
        </w:tc>
      </w:tr>
      <w:tr w:rsidR="009E3D14" w14:paraId="0135C5E1" w14:textId="77777777" w:rsidTr="00ED0EC9">
        <w:trPr>
          <w:jc w:val="center"/>
        </w:trPr>
        <w:tc>
          <w:tcPr>
            <w:tcW w:w="1888" w:type="dxa"/>
            <w:tcBorders>
              <w:top w:val="single" w:sz="4" w:space="0" w:color="auto"/>
            </w:tcBorders>
          </w:tcPr>
          <w:p w14:paraId="4481906E" w14:textId="77777777" w:rsidR="009E3D14" w:rsidRPr="00203D64" w:rsidRDefault="009E3D14" w:rsidP="007C0BE2">
            <w:pPr>
              <w:jc w:val="center"/>
              <w:rPr>
                <w:sz w:val="22"/>
                <w:lang w:val="en-GB"/>
              </w:rPr>
            </w:pPr>
            <w:r w:rsidRPr="00203D64">
              <w:rPr>
                <w:sz w:val="22"/>
                <w:lang w:val="en-GB"/>
              </w:rPr>
              <w:t>CHEMBL_TRAIN</w:t>
            </w:r>
          </w:p>
        </w:tc>
        <w:tc>
          <w:tcPr>
            <w:tcW w:w="1514" w:type="dxa"/>
            <w:tcBorders>
              <w:top w:val="single" w:sz="4" w:space="0" w:color="auto"/>
            </w:tcBorders>
          </w:tcPr>
          <w:p w14:paraId="398EA7C0" w14:textId="77777777" w:rsidR="009E3D14" w:rsidRPr="00203D64" w:rsidRDefault="009E3D14" w:rsidP="007C0BE2">
            <w:pPr>
              <w:jc w:val="center"/>
              <w:rPr>
                <w:sz w:val="22"/>
                <w:lang w:val="en-GB"/>
              </w:rPr>
            </w:pPr>
            <w:r w:rsidRPr="00203D64">
              <w:rPr>
                <w:sz w:val="22"/>
                <w:lang w:val="en-GB"/>
              </w:rPr>
              <w:t>1,347,173</w:t>
            </w:r>
          </w:p>
        </w:tc>
        <w:tc>
          <w:tcPr>
            <w:tcW w:w="1134" w:type="dxa"/>
            <w:tcBorders>
              <w:top w:val="single" w:sz="4" w:space="0" w:color="auto"/>
            </w:tcBorders>
          </w:tcPr>
          <w:p w14:paraId="30C637C9" w14:textId="43C0DC5A" w:rsidR="009E3D14" w:rsidRPr="007B1843" w:rsidRDefault="009E3D14" w:rsidP="007C0BE2">
            <w:pPr>
              <w:jc w:val="center"/>
              <w:rPr>
                <w:sz w:val="22"/>
                <w:vertAlign w:val="superscript"/>
                <w:lang w:val="en-GB"/>
              </w:rPr>
            </w:pPr>
            <w:r w:rsidRPr="00203D64">
              <w:rPr>
                <w:sz w:val="22"/>
                <w:lang w:val="en-GB"/>
              </w:rPr>
              <w:t>2.3</w:t>
            </w:r>
            <w:r>
              <w:rPr>
                <w:sz w:val="22"/>
                <w:vertAlign w:val="superscript"/>
                <w:lang w:val="en-GB"/>
              </w:rPr>
              <w:t>(2)</w:t>
            </w:r>
          </w:p>
        </w:tc>
      </w:tr>
      <w:tr w:rsidR="009E3D14" w14:paraId="0C92E2D1" w14:textId="77777777" w:rsidTr="00ED0EC9">
        <w:trPr>
          <w:jc w:val="center"/>
        </w:trPr>
        <w:tc>
          <w:tcPr>
            <w:tcW w:w="1888" w:type="dxa"/>
            <w:tcBorders>
              <w:bottom w:val="double" w:sz="4" w:space="0" w:color="auto"/>
            </w:tcBorders>
          </w:tcPr>
          <w:p w14:paraId="06F505A9" w14:textId="77777777" w:rsidR="009E3D14" w:rsidRPr="00203D64" w:rsidRDefault="009E3D14" w:rsidP="007C0BE2">
            <w:pPr>
              <w:jc w:val="center"/>
              <w:rPr>
                <w:sz w:val="22"/>
                <w:lang w:val="en-GB"/>
              </w:rPr>
            </w:pPr>
            <w:r w:rsidRPr="00203D64">
              <w:rPr>
                <w:sz w:val="22"/>
                <w:lang w:val="en-GB"/>
              </w:rPr>
              <w:t>CHEMBL_TEST</w:t>
            </w:r>
          </w:p>
        </w:tc>
        <w:tc>
          <w:tcPr>
            <w:tcW w:w="1514" w:type="dxa"/>
            <w:tcBorders>
              <w:bottom w:val="double" w:sz="4" w:space="0" w:color="auto"/>
            </w:tcBorders>
          </w:tcPr>
          <w:p w14:paraId="00E6CB5D" w14:textId="77777777" w:rsidR="009E3D14" w:rsidRPr="00203D64" w:rsidRDefault="009E3D14" w:rsidP="007C0BE2">
            <w:pPr>
              <w:jc w:val="center"/>
              <w:rPr>
                <w:sz w:val="22"/>
                <w:lang w:val="en-GB"/>
              </w:rPr>
            </w:pPr>
            <w:r w:rsidRPr="00203D64">
              <w:rPr>
                <w:sz w:val="22"/>
                <w:lang w:val="en-GB"/>
              </w:rPr>
              <w:t>149,679</w:t>
            </w:r>
          </w:p>
        </w:tc>
        <w:tc>
          <w:tcPr>
            <w:tcW w:w="1134" w:type="dxa"/>
            <w:tcBorders>
              <w:bottom w:val="double" w:sz="4" w:space="0" w:color="auto"/>
            </w:tcBorders>
          </w:tcPr>
          <w:p w14:paraId="311458C9" w14:textId="17631B85" w:rsidR="009E3D14" w:rsidRPr="007B1843" w:rsidRDefault="009E3D14" w:rsidP="007C0BE2">
            <w:pPr>
              <w:jc w:val="center"/>
              <w:rPr>
                <w:sz w:val="22"/>
                <w:vertAlign w:val="superscript"/>
                <w:lang w:val="en-GB"/>
              </w:rPr>
            </w:pPr>
            <w:r w:rsidRPr="00203D64">
              <w:rPr>
                <w:sz w:val="22"/>
                <w:lang w:val="en-GB"/>
              </w:rPr>
              <w:t>2.3</w:t>
            </w:r>
            <w:r>
              <w:rPr>
                <w:sz w:val="22"/>
                <w:vertAlign w:val="superscript"/>
                <w:lang w:val="en-GB"/>
              </w:rPr>
              <w:t>(2)</w:t>
            </w:r>
          </w:p>
        </w:tc>
      </w:tr>
      <w:tr w:rsidR="009E3D14" w14:paraId="0296AFC1" w14:textId="77777777" w:rsidTr="00ED0EC9">
        <w:trPr>
          <w:jc w:val="center"/>
        </w:trPr>
        <w:tc>
          <w:tcPr>
            <w:tcW w:w="4536" w:type="dxa"/>
            <w:gridSpan w:val="3"/>
            <w:tcBorders>
              <w:top w:val="double" w:sz="4" w:space="0" w:color="auto"/>
            </w:tcBorders>
          </w:tcPr>
          <w:p w14:paraId="68F98542" w14:textId="77777777" w:rsidR="009E3D14" w:rsidRDefault="009E3D14" w:rsidP="009E3D14">
            <w:pPr>
              <w:keepNext/>
              <w:spacing w:line="240" w:lineRule="auto"/>
              <w:rPr>
                <w:sz w:val="18"/>
                <w:lang w:val="en-GB"/>
              </w:rPr>
            </w:pPr>
            <w:r>
              <w:rPr>
                <w:sz w:val="18"/>
                <w:lang w:val="en-GB"/>
              </w:rPr>
              <w:t>(1): Known active compounds</w:t>
            </w:r>
          </w:p>
          <w:p w14:paraId="039EEA7F" w14:textId="14C76569" w:rsidR="009E3D14" w:rsidRPr="00203D64" w:rsidRDefault="009E3D14" w:rsidP="009E3D14">
            <w:pPr>
              <w:spacing w:line="240" w:lineRule="auto"/>
              <w:rPr>
                <w:sz w:val="22"/>
                <w:lang w:val="en-GB"/>
              </w:rPr>
            </w:pPr>
            <w:r w:rsidRPr="007B1843">
              <w:rPr>
                <w:sz w:val="18"/>
                <w:lang w:val="en-GB"/>
              </w:rPr>
              <w:t>(</w:t>
            </w:r>
            <w:r>
              <w:rPr>
                <w:sz w:val="18"/>
                <w:lang w:val="en-GB"/>
              </w:rPr>
              <w:t>2</w:t>
            </w:r>
            <w:r w:rsidRPr="007B1843">
              <w:rPr>
                <w:sz w:val="18"/>
                <w:lang w:val="en-GB"/>
              </w:rPr>
              <w:t>): Predicted active compounds</w:t>
            </w:r>
            <w:r>
              <w:rPr>
                <w:sz w:val="18"/>
                <w:lang w:val="en-GB"/>
              </w:rPr>
              <w:t xml:space="preserve"> (probability </w:t>
            </w:r>
            <w:r w:rsidRPr="009E3D14">
              <w:rPr>
                <w:rFonts w:cstheme="minorHAnsi"/>
                <w:sz w:val="18"/>
              </w:rPr>
              <w:t>≥</w:t>
            </w:r>
            <w:r>
              <w:rPr>
                <w:rFonts w:cstheme="minorHAnsi"/>
                <w:sz w:val="18"/>
              </w:rPr>
              <w:t xml:space="preserve"> 0.5)</w:t>
            </w:r>
            <w:r w:rsidRPr="007B1843">
              <w:rPr>
                <w:sz w:val="18"/>
                <w:lang w:val="en-GB"/>
              </w:rPr>
              <w:t xml:space="preserve"> by the QSAR model</w:t>
            </w:r>
          </w:p>
        </w:tc>
      </w:tr>
    </w:tbl>
    <w:p w14:paraId="701F8E6F" w14:textId="7203DBF6" w:rsidR="003C1BBD" w:rsidRDefault="003C1BBD" w:rsidP="003C1BBD"/>
    <w:p w14:paraId="191A6B4C" w14:textId="77777777" w:rsidR="006D46D7" w:rsidRPr="00526774" w:rsidRDefault="006D46D7" w:rsidP="003C1BBD"/>
    <w:p w14:paraId="05A828A5" w14:textId="205321B8" w:rsidR="003C1BBD" w:rsidRDefault="00BE44FF" w:rsidP="003C1BBD">
      <w:pPr>
        <w:jc w:val="center"/>
        <w:rPr>
          <w:lang w:val="en-GB"/>
        </w:rPr>
      </w:pPr>
      <w:r>
        <w:rPr>
          <w:noProof/>
          <w:lang w:val="en-GB"/>
        </w:rPr>
        <w:drawing>
          <wp:inline distT="0" distB="0" distL="0" distR="0" wp14:anchorId="1D4ADFA8" wp14:editId="138CEC55">
            <wp:extent cx="5753100" cy="1704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1704975"/>
                    </a:xfrm>
                    <a:prstGeom prst="rect">
                      <a:avLst/>
                    </a:prstGeom>
                    <a:noFill/>
                    <a:ln>
                      <a:noFill/>
                    </a:ln>
                  </pic:spPr>
                </pic:pic>
              </a:graphicData>
            </a:graphic>
          </wp:inline>
        </w:drawing>
      </w:r>
    </w:p>
    <w:p w14:paraId="7610C8EB" w14:textId="472022B4" w:rsidR="00957E52" w:rsidRDefault="003C1BBD" w:rsidP="0011773E">
      <w:pPr>
        <w:pStyle w:val="Caption"/>
      </w:pPr>
      <w:bookmarkStart w:id="5" w:name="_Ref17709667"/>
      <w:r w:rsidRPr="00526774">
        <w:t xml:space="preserve">Figure </w:t>
      </w:r>
      <w:r w:rsidRPr="00526774">
        <w:fldChar w:fldCharType="begin"/>
      </w:r>
      <w:r w:rsidRPr="00526774">
        <w:instrText xml:space="preserve"> SEQ Figure \* ARABIC </w:instrText>
      </w:r>
      <w:r w:rsidRPr="00526774">
        <w:fldChar w:fldCharType="separate"/>
      </w:r>
      <w:r w:rsidR="00BB0168">
        <w:rPr>
          <w:noProof/>
        </w:rPr>
        <w:t>2</w:t>
      </w:r>
      <w:r w:rsidRPr="00526774">
        <w:fldChar w:fldCharType="end"/>
      </w:r>
      <w:bookmarkEnd w:id="5"/>
      <w:r w:rsidRPr="00526774">
        <w:t>: Distribution</w:t>
      </w:r>
      <w:r w:rsidR="00095BD2">
        <w:t xml:space="preserve"> of </w:t>
      </w:r>
      <w:r w:rsidR="001F2B2E" w:rsidRPr="001F2B2E">
        <w:rPr>
          <w:b/>
        </w:rPr>
        <w:t>A)</w:t>
      </w:r>
      <w:r w:rsidR="001F2B2E">
        <w:t xml:space="preserve"> </w:t>
      </w:r>
      <w:r w:rsidR="006D7409">
        <w:t xml:space="preserve">lipophilicity </w:t>
      </w:r>
      <w:r w:rsidR="00A27CDF">
        <w:t>(logP)</w:t>
      </w:r>
      <w:r w:rsidR="00095BD2">
        <w:t xml:space="preserve">, </w:t>
      </w:r>
      <w:r w:rsidR="001F2B2E" w:rsidRPr="001F2B2E">
        <w:rPr>
          <w:b/>
        </w:rPr>
        <w:t>B)</w:t>
      </w:r>
      <w:r w:rsidR="001F2B2E">
        <w:t xml:space="preserve"> </w:t>
      </w:r>
      <w:r w:rsidR="00095BD2">
        <w:t>topological polar surface area</w:t>
      </w:r>
      <w:r w:rsidR="00606A7C">
        <w:t xml:space="preserve"> (TPSA)</w:t>
      </w:r>
      <w:r w:rsidR="00095BD2">
        <w:t xml:space="preserve">, </w:t>
      </w:r>
      <w:r w:rsidR="001F2B2E" w:rsidRPr="001F2B2E">
        <w:rPr>
          <w:b/>
        </w:rPr>
        <w:t>C)</w:t>
      </w:r>
      <w:r w:rsidR="001F2B2E">
        <w:t xml:space="preserve"> </w:t>
      </w:r>
      <w:r w:rsidR="00095BD2">
        <w:t>molecular weight</w:t>
      </w:r>
      <w:r w:rsidR="00606A7C">
        <w:t xml:space="preserve"> (MW)</w:t>
      </w:r>
      <w:r w:rsidR="00095BD2">
        <w:t xml:space="preserve">, </w:t>
      </w:r>
      <w:r w:rsidR="001F2B2E" w:rsidRPr="001F2B2E">
        <w:rPr>
          <w:b/>
        </w:rPr>
        <w:t>D)</w:t>
      </w:r>
      <w:r w:rsidR="001F2B2E">
        <w:t xml:space="preserve"> </w:t>
      </w:r>
      <w:r w:rsidR="00095BD2">
        <w:t>drug-likeness score</w:t>
      </w:r>
      <w:r w:rsidR="00606A7C">
        <w:t xml:space="preserve"> (QED)</w:t>
      </w:r>
      <w:r w:rsidR="00224ECE">
        <w:t>,</w:t>
      </w:r>
      <w:r w:rsidR="00095BD2">
        <w:t xml:space="preserve"> </w:t>
      </w:r>
      <w:r w:rsidR="001F2B2E" w:rsidRPr="001F2B2E">
        <w:rPr>
          <w:b/>
        </w:rPr>
        <w:t>E)</w:t>
      </w:r>
      <w:r w:rsidR="001F2B2E">
        <w:t xml:space="preserve"> </w:t>
      </w:r>
      <w:r w:rsidR="00095BD2">
        <w:t xml:space="preserve">number of hydrogen bond acceptors </w:t>
      </w:r>
      <w:r w:rsidR="00606A7C">
        <w:t xml:space="preserve">(HBA) </w:t>
      </w:r>
      <w:r w:rsidR="00095BD2">
        <w:t>and</w:t>
      </w:r>
      <w:r w:rsidR="001F2B2E">
        <w:t xml:space="preserve"> </w:t>
      </w:r>
      <w:r w:rsidR="001F2B2E" w:rsidRPr="001F2B2E">
        <w:rPr>
          <w:b/>
        </w:rPr>
        <w:t>F)</w:t>
      </w:r>
      <w:r w:rsidR="001F2B2E">
        <w:t xml:space="preserve"> </w:t>
      </w:r>
      <w:r w:rsidR="00606A7C">
        <w:t xml:space="preserve">hydrogen bond </w:t>
      </w:r>
      <w:r w:rsidR="00095BD2">
        <w:t>donors</w:t>
      </w:r>
      <w:r w:rsidR="00606A7C">
        <w:t xml:space="preserve"> (HBD)</w:t>
      </w:r>
      <w:r w:rsidR="00095BD2">
        <w:t xml:space="preserve"> </w:t>
      </w:r>
      <w:r w:rsidR="001277A4">
        <w:t>with respect to</w:t>
      </w:r>
      <w:r w:rsidR="00114CE8">
        <w:t xml:space="preserve"> </w:t>
      </w:r>
      <w:r w:rsidR="001277A4">
        <w:t>the complete CHEMBL</w:t>
      </w:r>
      <w:r w:rsidR="00CD0F24">
        <w:t>25</w:t>
      </w:r>
      <w:r w:rsidR="001277A4">
        <w:t xml:space="preserve"> and DRD2 datasets before splitting.</w:t>
      </w:r>
      <w:r w:rsidR="00095BD2">
        <w:t xml:space="preserve"> </w:t>
      </w:r>
      <w:r w:rsidR="001C5CBC">
        <w:t>Subfigures A-D</w:t>
      </w:r>
      <w:r w:rsidR="005C3278">
        <w:t xml:space="preserve"> show the</w:t>
      </w:r>
      <w:r w:rsidR="001C5CBC">
        <w:t xml:space="preserve"> continuous</w:t>
      </w:r>
      <w:r w:rsidR="005C3278">
        <w:t xml:space="preserve"> histogram density as estimated by the kdeplot method of the seaborn Python library using default </w:t>
      </w:r>
      <w:r w:rsidR="000B20EC">
        <w:t>parameters</w:t>
      </w:r>
      <w:r w:rsidR="005C3278">
        <w:t>.</w:t>
      </w:r>
    </w:p>
    <w:p w14:paraId="66C7ADE4" w14:textId="77777777" w:rsidR="0066425C" w:rsidRPr="0066425C" w:rsidRDefault="0066425C" w:rsidP="0066425C"/>
    <w:p w14:paraId="7CF8CD23" w14:textId="4AA44499" w:rsidR="00EB15B5" w:rsidRDefault="00233D03" w:rsidP="00EB15B5">
      <w:pPr>
        <w:pStyle w:val="Heading2"/>
        <w:rPr>
          <w:lang w:val="en-GB"/>
        </w:rPr>
      </w:pPr>
      <w:r>
        <w:rPr>
          <w:lang w:val="en-GB"/>
        </w:rPr>
        <w:t>NLL distributions of datasets</w:t>
      </w:r>
    </w:p>
    <w:p w14:paraId="6FE2BBF6" w14:textId="79D25BE5" w:rsidR="006519C1" w:rsidRPr="00203D64" w:rsidRDefault="00EE66AC" w:rsidP="005E36A3">
      <w:pPr>
        <w:rPr>
          <w:sz w:val="22"/>
          <w:lang w:val="en-GB"/>
        </w:rPr>
      </w:pPr>
      <w:r>
        <w:rPr>
          <w:sz w:val="22"/>
          <w:lang w:val="en-GB"/>
        </w:rPr>
        <w:t xml:space="preserve">The NLL of all </w:t>
      </w:r>
      <w:r w:rsidR="00B40485">
        <w:rPr>
          <w:sz w:val="22"/>
          <w:lang w:val="en-GB"/>
        </w:rPr>
        <w:t xml:space="preserve">the molecules </w:t>
      </w:r>
      <w:r w:rsidR="00B40485" w:rsidRPr="00203D64">
        <w:rPr>
          <w:sz w:val="22"/>
          <w:lang w:val="en-GB"/>
        </w:rPr>
        <w:t xml:space="preserve">in the ChEMBL25 dataset and all the known active compounds in the DRD2 dataset </w:t>
      </w:r>
      <w:r w:rsidR="00B40485">
        <w:rPr>
          <w:sz w:val="22"/>
          <w:lang w:val="en-GB"/>
        </w:rPr>
        <w:t xml:space="preserve">was calculated </w:t>
      </w:r>
      <w:r w:rsidR="00B40485" w:rsidRPr="00203D64">
        <w:rPr>
          <w:sz w:val="22"/>
          <w:lang w:val="en-GB"/>
        </w:rPr>
        <w:t>using all different models</w:t>
      </w:r>
      <w:r w:rsidR="00B40485">
        <w:rPr>
          <w:sz w:val="22"/>
          <w:lang w:val="en-GB"/>
        </w:rPr>
        <w:t xml:space="preserve"> </w:t>
      </w:r>
      <w:r w:rsidR="00744917">
        <w:rPr>
          <w:sz w:val="22"/>
          <w:lang w:val="en-GB"/>
        </w:rPr>
        <w:t>based on</w:t>
      </w:r>
      <w:r w:rsidR="00B40485">
        <w:rPr>
          <w:sz w:val="22"/>
          <w:lang w:val="en-GB"/>
        </w:rPr>
        <w:t xml:space="preserve"> the canonical SMILES strings.</w:t>
      </w:r>
      <w:r w:rsidR="00B40485" w:rsidRPr="00203D64" w:rsidDel="00EE66AC">
        <w:rPr>
          <w:sz w:val="22"/>
          <w:lang w:val="en-GB"/>
        </w:rPr>
        <w:t xml:space="preserve"> </w:t>
      </w:r>
      <w:r w:rsidR="0066425C" w:rsidRPr="0066425C">
        <w:rPr>
          <w:sz w:val="22"/>
          <w:lang w:val="en-GB"/>
        </w:rPr>
        <w:fldChar w:fldCharType="begin"/>
      </w:r>
      <w:r w:rsidR="0066425C" w:rsidRPr="0066425C">
        <w:rPr>
          <w:sz w:val="22"/>
          <w:lang w:val="en-GB"/>
        </w:rPr>
        <w:instrText xml:space="preserve"> REF _Ref13752511 \h  \* MERGEFORMAT </w:instrText>
      </w:r>
      <w:r w:rsidR="0066425C" w:rsidRPr="0066425C">
        <w:rPr>
          <w:sz w:val="22"/>
          <w:lang w:val="en-GB"/>
        </w:rPr>
      </w:r>
      <w:r w:rsidR="0066425C" w:rsidRPr="0066425C">
        <w:rPr>
          <w:sz w:val="22"/>
          <w:lang w:val="en-GB"/>
        </w:rPr>
        <w:fldChar w:fldCharType="separate"/>
      </w:r>
      <w:r w:rsidR="00BB0168" w:rsidRPr="00BB0168">
        <w:rPr>
          <w:sz w:val="22"/>
        </w:rPr>
        <w:t xml:space="preserve">Figure </w:t>
      </w:r>
      <w:r w:rsidR="00BB0168" w:rsidRPr="00BB0168">
        <w:rPr>
          <w:noProof/>
          <w:sz w:val="22"/>
        </w:rPr>
        <w:t>3</w:t>
      </w:r>
      <w:r w:rsidR="0066425C" w:rsidRPr="0066425C">
        <w:rPr>
          <w:sz w:val="22"/>
          <w:lang w:val="en-GB"/>
        </w:rPr>
        <w:fldChar w:fldCharType="end"/>
      </w:r>
      <w:r w:rsidR="00142F69" w:rsidRPr="00203D64">
        <w:rPr>
          <w:sz w:val="22"/>
          <w:lang w:val="en-GB"/>
        </w:rPr>
        <w:t xml:space="preserve"> </w:t>
      </w:r>
      <w:r w:rsidR="0079165E">
        <w:rPr>
          <w:sz w:val="22"/>
          <w:lang w:val="en-GB"/>
        </w:rPr>
        <w:t>shows</w:t>
      </w:r>
      <w:r w:rsidR="0079165E" w:rsidRPr="00203D64">
        <w:rPr>
          <w:sz w:val="22"/>
          <w:lang w:val="en-GB"/>
        </w:rPr>
        <w:t xml:space="preserve"> </w:t>
      </w:r>
      <w:r w:rsidR="00E10DD6">
        <w:rPr>
          <w:sz w:val="22"/>
          <w:lang w:val="en-GB"/>
        </w:rPr>
        <w:t>different NLL distributions</w:t>
      </w:r>
      <w:r w:rsidR="00500AC3">
        <w:rPr>
          <w:sz w:val="22"/>
          <w:lang w:val="en-GB"/>
        </w:rPr>
        <w:t xml:space="preserve"> using</w:t>
      </w:r>
      <w:r w:rsidR="00E10DD6">
        <w:rPr>
          <w:sz w:val="22"/>
          <w:lang w:val="en-GB"/>
        </w:rPr>
        <w:t xml:space="preserve"> </w:t>
      </w:r>
      <w:r w:rsidR="00784C67" w:rsidRPr="00203D64">
        <w:rPr>
          <w:sz w:val="22"/>
          <w:lang w:val="en-GB"/>
        </w:rPr>
        <w:t xml:space="preserve">the </w:t>
      </w:r>
      <w:r w:rsidR="00142F69" w:rsidRPr="00203D64">
        <w:rPr>
          <w:sz w:val="22"/>
          <w:lang w:val="en-GB"/>
        </w:rPr>
        <w:t>smooth</w:t>
      </w:r>
      <w:r w:rsidR="0074632F" w:rsidRPr="00203D64">
        <w:rPr>
          <w:sz w:val="22"/>
          <w:lang w:val="en-GB"/>
        </w:rPr>
        <w:t xml:space="preserve">ened </w:t>
      </w:r>
      <w:r w:rsidR="00784C67" w:rsidRPr="00203D64">
        <w:rPr>
          <w:sz w:val="22"/>
          <w:lang w:val="en-GB"/>
        </w:rPr>
        <w:t xml:space="preserve">estimate of the </w:t>
      </w:r>
      <w:r w:rsidR="00FA567F" w:rsidRPr="00203D64">
        <w:rPr>
          <w:sz w:val="22"/>
          <w:lang w:val="en-GB"/>
        </w:rPr>
        <w:t>density</w:t>
      </w:r>
      <w:r w:rsidR="00784C67" w:rsidRPr="00203D64">
        <w:rPr>
          <w:sz w:val="22"/>
          <w:lang w:val="en-GB"/>
        </w:rPr>
        <w:t xml:space="preserve"> function of the underlying histograms</w:t>
      </w:r>
      <w:r w:rsidR="00983386">
        <w:rPr>
          <w:sz w:val="22"/>
          <w:lang w:val="en-GB"/>
        </w:rPr>
        <w:t>.</w:t>
      </w:r>
    </w:p>
    <w:p w14:paraId="6851BD22" w14:textId="77777777" w:rsidR="006630C6" w:rsidRDefault="006630C6" w:rsidP="005E36A3">
      <w:pPr>
        <w:rPr>
          <w:lang w:val="en-GB"/>
        </w:rPr>
      </w:pPr>
    </w:p>
    <w:p w14:paraId="22D1A96E" w14:textId="0097CCF7" w:rsidR="00940B19" w:rsidRDefault="000B7B98" w:rsidP="006435E6">
      <w:pPr>
        <w:keepNext/>
        <w:jc w:val="center"/>
      </w:pPr>
      <w:r>
        <w:rPr>
          <w:noProof/>
          <w:lang w:val="en-GB"/>
        </w:rPr>
        <w:lastRenderedPageBreak/>
        <w:drawing>
          <wp:inline distT="0" distB="0" distL="0" distR="0" wp14:anchorId="1981CDD0" wp14:editId="5CE60FD5">
            <wp:extent cx="3810000" cy="3040431"/>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7080" cy="3070021"/>
                    </a:xfrm>
                    <a:prstGeom prst="rect">
                      <a:avLst/>
                    </a:prstGeom>
                    <a:noFill/>
                    <a:ln>
                      <a:noFill/>
                    </a:ln>
                  </pic:spPr>
                </pic:pic>
              </a:graphicData>
            </a:graphic>
          </wp:inline>
        </w:drawing>
      </w:r>
    </w:p>
    <w:p w14:paraId="605D9FE6" w14:textId="5A5D60CA" w:rsidR="007C6261" w:rsidRPr="00BE04B3" w:rsidRDefault="00940B19" w:rsidP="00CD0B87">
      <w:pPr>
        <w:pStyle w:val="Caption"/>
        <w:rPr>
          <w:lang w:val="en-GB"/>
        </w:rPr>
      </w:pPr>
      <w:bookmarkStart w:id="6" w:name="_Ref13752511"/>
      <w:r w:rsidRPr="00BE04B3">
        <w:t xml:space="preserve">Figure </w:t>
      </w:r>
      <w:r w:rsidRPr="00BE04B3">
        <w:fldChar w:fldCharType="begin"/>
      </w:r>
      <w:r w:rsidRPr="00BE04B3">
        <w:instrText xml:space="preserve"> SEQ Figure \* ARABIC </w:instrText>
      </w:r>
      <w:r w:rsidRPr="00BE04B3">
        <w:fldChar w:fldCharType="separate"/>
      </w:r>
      <w:r w:rsidR="00247C75">
        <w:rPr>
          <w:noProof/>
        </w:rPr>
        <w:t>3</w:t>
      </w:r>
      <w:r w:rsidRPr="00BE04B3">
        <w:fldChar w:fldCharType="end"/>
      </w:r>
      <w:bookmarkEnd w:id="6"/>
      <w:r w:rsidRPr="00BE04B3">
        <w:t>: N</w:t>
      </w:r>
      <w:r w:rsidR="00CE74B8">
        <w:t>egative Log Likelihood</w:t>
      </w:r>
      <w:r w:rsidR="00E110C3">
        <w:t xml:space="preserve"> (NLL)</w:t>
      </w:r>
      <w:r w:rsidRPr="00BE04B3">
        <w:t xml:space="preserve"> of sampling all canonical SMILES per dataset with</w:t>
      </w:r>
      <w:r w:rsidR="004535E3">
        <w:t xml:space="preserve"> the</w:t>
      </w:r>
      <w:r w:rsidRPr="00BE04B3">
        <w:t xml:space="preserve"> </w:t>
      </w:r>
      <w:r w:rsidR="00971F98">
        <w:t xml:space="preserve">physchem-based (PCB), fingerprint-based (FPB), </w:t>
      </w:r>
      <w:r w:rsidR="004535E3">
        <w:t>transfer learning (TL) and prior models</w:t>
      </w:r>
      <w:r w:rsidR="00FB794C">
        <w:t xml:space="preserve">. The plots show the estimate of the </w:t>
      </w:r>
      <w:r w:rsidR="006C7657">
        <w:t>density</w:t>
      </w:r>
      <w:r w:rsidR="00FB794C">
        <w:t xml:space="preserve"> of the underlying</w:t>
      </w:r>
      <w:r w:rsidR="00E110C3">
        <w:t xml:space="preserve"> NLL</w:t>
      </w:r>
      <w:r w:rsidR="00FB794C">
        <w:t xml:space="preserve"> histograms.</w:t>
      </w:r>
      <w:r w:rsidR="00CD0B87">
        <w:t xml:space="preserve"> </w:t>
      </w:r>
      <w:r w:rsidR="006C7657">
        <w:t>The mean and standard deviation of the true distributions are annotated.</w:t>
      </w:r>
      <w:r w:rsidR="007E6F66">
        <w:t xml:space="preserve"> The C</w:t>
      </w:r>
      <w:r w:rsidR="00D77A24">
        <w:t>H</w:t>
      </w:r>
      <w:r w:rsidR="007E6F66">
        <w:t>EMBL25 sets consist of both</w:t>
      </w:r>
      <w:r w:rsidR="004D45E6">
        <w:t xml:space="preserve"> predicted active and inactive compounds </w:t>
      </w:r>
      <w:r w:rsidR="004D45E6" w:rsidRPr="00D2237C">
        <w:rPr>
          <w:szCs w:val="20"/>
        </w:rPr>
        <w:t>whereas only the known actives were selected from the DRD2 sets</w:t>
      </w:r>
      <w:r w:rsidR="00D77A24" w:rsidRPr="00D2237C">
        <w:rPr>
          <w:szCs w:val="20"/>
        </w:rPr>
        <w:t xml:space="preserve"> for this test</w:t>
      </w:r>
      <w:r w:rsidR="004D45E6" w:rsidRPr="00D2237C">
        <w:rPr>
          <w:szCs w:val="20"/>
        </w:rPr>
        <w:t>.</w:t>
      </w:r>
      <w:r w:rsidR="009C0407" w:rsidRPr="00D2237C">
        <w:rPr>
          <w:szCs w:val="20"/>
        </w:rPr>
        <w:t xml:space="preserve"> </w:t>
      </w:r>
      <w:r w:rsidR="00BB38A6" w:rsidRPr="00D2237C">
        <w:rPr>
          <w:szCs w:val="20"/>
          <w:lang w:val="en-GB"/>
        </w:rPr>
        <w:t>The graphs</w:t>
      </w:r>
      <w:r w:rsidR="00E10DD6" w:rsidRPr="00D2237C">
        <w:rPr>
          <w:szCs w:val="20"/>
          <w:lang w:val="en-GB"/>
        </w:rPr>
        <w:t xml:space="preserve"> are truncated at </w:t>
      </w:r>
      <w:r w:rsidR="00F020C4" w:rsidRPr="00D2237C">
        <w:rPr>
          <w:szCs w:val="20"/>
          <w:lang w:val="en-GB"/>
        </w:rPr>
        <w:t xml:space="preserve">a maximum NLL value of </w:t>
      </w:r>
      <w:r w:rsidR="00E10DD6" w:rsidRPr="00D2237C">
        <w:rPr>
          <w:szCs w:val="20"/>
          <w:lang w:val="en-GB"/>
        </w:rPr>
        <w:t>70</w:t>
      </w:r>
      <w:r w:rsidR="00983386" w:rsidRPr="00D2237C">
        <w:rPr>
          <w:szCs w:val="20"/>
          <w:lang w:val="en-GB"/>
        </w:rPr>
        <w:t>.</w:t>
      </w:r>
    </w:p>
    <w:p w14:paraId="02CC2A94" w14:textId="77777777" w:rsidR="00481513" w:rsidRDefault="00481513" w:rsidP="005E36A3">
      <w:pPr>
        <w:rPr>
          <w:lang w:val="en-GB"/>
        </w:rPr>
      </w:pPr>
    </w:p>
    <w:p w14:paraId="64E490D0" w14:textId="54AC529C" w:rsidR="00AA6069" w:rsidRPr="00203D64" w:rsidRDefault="0079165E" w:rsidP="005E36A3">
      <w:pPr>
        <w:rPr>
          <w:sz w:val="22"/>
          <w:lang w:val="en-GB"/>
        </w:rPr>
      </w:pPr>
      <w:r>
        <w:rPr>
          <w:sz w:val="22"/>
          <w:lang w:val="en-GB"/>
        </w:rPr>
        <w:t xml:space="preserve">In </w:t>
      </w:r>
      <w:r w:rsidR="006A61C4">
        <w:rPr>
          <w:sz w:val="22"/>
          <w:lang w:val="en-GB"/>
        </w:rPr>
        <w:t>all datasets</w:t>
      </w:r>
      <w:r w:rsidR="00AD46A0" w:rsidRPr="00203D64">
        <w:rPr>
          <w:sz w:val="22"/>
          <w:lang w:val="en-GB"/>
        </w:rPr>
        <w:t xml:space="preserve"> the </w:t>
      </w:r>
      <w:r w:rsidR="00E07A5C" w:rsidRPr="00203D64">
        <w:rPr>
          <w:sz w:val="22"/>
          <w:lang w:val="en-GB"/>
        </w:rPr>
        <w:t>FPB</w:t>
      </w:r>
      <w:r w:rsidR="00AD46A0" w:rsidRPr="00203D64">
        <w:rPr>
          <w:sz w:val="22"/>
          <w:lang w:val="en-GB"/>
        </w:rPr>
        <w:t xml:space="preserve"> model </w:t>
      </w:r>
      <w:r w:rsidR="00944EDC">
        <w:rPr>
          <w:sz w:val="22"/>
          <w:lang w:val="en-GB"/>
        </w:rPr>
        <w:t>results in</w:t>
      </w:r>
      <w:r w:rsidR="006A61C4">
        <w:rPr>
          <w:sz w:val="22"/>
          <w:lang w:val="en-GB"/>
        </w:rPr>
        <w:t xml:space="preserve"> the </w:t>
      </w:r>
      <w:r w:rsidR="00E07A5C" w:rsidRPr="00203D64">
        <w:rPr>
          <w:sz w:val="22"/>
          <w:lang w:val="en-GB"/>
        </w:rPr>
        <w:t>sharpest</w:t>
      </w:r>
      <w:r w:rsidR="00AD46A0" w:rsidRPr="00203D64">
        <w:rPr>
          <w:sz w:val="22"/>
          <w:lang w:val="en-GB"/>
        </w:rPr>
        <w:t xml:space="preserve"> distribution </w:t>
      </w:r>
      <w:r w:rsidR="006A61C4">
        <w:rPr>
          <w:sz w:val="22"/>
          <w:lang w:val="en-GB"/>
        </w:rPr>
        <w:t xml:space="preserve">of NLL </w:t>
      </w:r>
      <w:r w:rsidR="00AD46A0" w:rsidRPr="00203D64">
        <w:rPr>
          <w:sz w:val="22"/>
          <w:lang w:val="en-GB"/>
        </w:rPr>
        <w:t>with the lowest mean and variance</w:t>
      </w:r>
      <w:r w:rsidR="00FF63BA" w:rsidRPr="00203D64">
        <w:rPr>
          <w:sz w:val="22"/>
          <w:lang w:val="en-GB"/>
        </w:rPr>
        <w:t xml:space="preserve"> compared to the other three models. </w:t>
      </w:r>
      <w:r w:rsidR="00E6365E">
        <w:rPr>
          <w:sz w:val="22"/>
          <w:lang w:val="en-GB"/>
        </w:rPr>
        <w:t>Likewise</w:t>
      </w:r>
      <w:r w:rsidR="00037011">
        <w:rPr>
          <w:sz w:val="22"/>
          <w:lang w:val="en-GB"/>
        </w:rPr>
        <w:t>,</w:t>
      </w:r>
      <w:r w:rsidR="00E6365E">
        <w:rPr>
          <w:sz w:val="22"/>
          <w:lang w:val="en-GB"/>
        </w:rPr>
        <w:t xml:space="preserve"> t</w:t>
      </w:r>
      <w:r w:rsidR="008519CC">
        <w:rPr>
          <w:sz w:val="22"/>
          <w:lang w:val="en-GB"/>
        </w:rPr>
        <w:t xml:space="preserve">he PCB model </w:t>
      </w:r>
      <w:r w:rsidR="00E6365E">
        <w:rPr>
          <w:sz w:val="22"/>
          <w:lang w:val="en-GB"/>
        </w:rPr>
        <w:t>show</w:t>
      </w:r>
      <w:r w:rsidR="00DB447A">
        <w:rPr>
          <w:sz w:val="22"/>
          <w:lang w:val="en-GB"/>
        </w:rPr>
        <w:t>s</w:t>
      </w:r>
      <w:r w:rsidR="00E6365E">
        <w:rPr>
          <w:sz w:val="22"/>
          <w:lang w:val="en-GB"/>
        </w:rPr>
        <w:t xml:space="preserve"> the second lowest </w:t>
      </w:r>
      <w:r w:rsidR="00DB447A">
        <w:rPr>
          <w:sz w:val="22"/>
          <w:lang w:val="en-GB"/>
        </w:rPr>
        <w:t xml:space="preserve">NLL </w:t>
      </w:r>
      <w:r w:rsidR="00E6365E">
        <w:rPr>
          <w:sz w:val="22"/>
          <w:lang w:val="en-GB"/>
        </w:rPr>
        <w:t xml:space="preserve">mean </w:t>
      </w:r>
      <w:r w:rsidR="00DB447A">
        <w:rPr>
          <w:sz w:val="22"/>
          <w:lang w:val="en-GB"/>
        </w:rPr>
        <w:t>value per dataset</w:t>
      </w:r>
      <w:r w:rsidR="00E6365E">
        <w:rPr>
          <w:sz w:val="22"/>
          <w:lang w:val="en-GB"/>
        </w:rPr>
        <w:t xml:space="preserve">. </w:t>
      </w:r>
      <w:r w:rsidR="00582767" w:rsidRPr="00203D64">
        <w:rPr>
          <w:sz w:val="22"/>
          <w:lang w:val="en-GB"/>
        </w:rPr>
        <w:t xml:space="preserve">The </w:t>
      </w:r>
      <w:r w:rsidR="001D7B50">
        <w:rPr>
          <w:sz w:val="22"/>
          <w:lang w:val="en-GB"/>
        </w:rPr>
        <w:t xml:space="preserve">order </w:t>
      </w:r>
      <w:r w:rsidR="00582767" w:rsidRPr="00203D64">
        <w:rPr>
          <w:sz w:val="22"/>
          <w:lang w:val="en-GB"/>
        </w:rPr>
        <w:t xml:space="preserve">of the </w:t>
      </w:r>
      <w:r w:rsidR="001D7B50">
        <w:rPr>
          <w:sz w:val="22"/>
          <w:lang w:val="en-GB"/>
        </w:rPr>
        <w:t xml:space="preserve">distributions </w:t>
      </w:r>
      <w:r w:rsidR="00582767" w:rsidRPr="00203D64">
        <w:rPr>
          <w:sz w:val="22"/>
          <w:lang w:val="en-GB"/>
        </w:rPr>
        <w:t>plots</w:t>
      </w:r>
      <w:r w:rsidR="00E07A5C" w:rsidRPr="00203D64">
        <w:rPr>
          <w:sz w:val="22"/>
          <w:lang w:val="en-GB"/>
        </w:rPr>
        <w:t xml:space="preserve"> </w:t>
      </w:r>
      <w:r w:rsidR="00FF63BA" w:rsidRPr="00203D64">
        <w:rPr>
          <w:sz w:val="22"/>
          <w:lang w:val="en-GB"/>
        </w:rPr>
        <w:t xml:space="preserve">is expected because the amount of chemical information in the 2048 bits of </w:t>
      </w:r>
      <w:r w:rsidR="000C7589">
        <w:rPr>
          <w:sz w:val="22"/>
          <w:lang w:val="en-GB"/>
        </w:rPr>
        <w:t xml:space="preserve">a </w:t>
      </w:r>
      <w:r w:rsidR="00AF7E8B">
        <w:rPr>
          <w:sz w:val="22"/>
          <w:lang w:val="en-GB"/>
        </w:rPr>
        <w:t xml:space="preserve">Morgan </w:t>
      </w:r>
      <w:r w:rsidR="000C7589">
        <w:rPr>
          <w:sz w:val="22"/>
          <w:lang w:val="en-GB"/>
        </w:rPr>
        <w:t>fingerprint</w:t>
      </w:r>
      <w:r w:rsidR="00FF63BA" w:rsidRPr="00203D64">
        <w:rPr>
          <w:sz w:val="22"/>
          <w:lang w:val="en-GB"/>
        </w:rPr>
        <w:t xml:space="preserve"> exceeds the information that is </w:t>
      </w:r>
      <w:r w:rsidR="002128EA">
        <w:rPr>
          <w:sz w:val="22"/>
          <w:lang w:val="en-GB"/>
        </w:rPr>
        <w:t>contained</w:t>
      </w:r>
      <w:r w:rsidR="002128EA" w:rsidRPr="00203D64">
        <w:rPr>
          <w:sz w:val="22"/>
          <w:lang w:val="en-GB"/>
        </w:rPr>
        <w:t xml:space="preserve"> </w:t>
      </w:r>
      <w:r w:rsidR="00FF63BA" w:rsidRPr="00203D64">
        <w:rPr>
          <w:sz w:val="22"/>
          <w:lang w:val="en-GB"/>
        </w:rPr>
        <w:t>within</w:t>
      </w:r>
      <w:r w:rsidR="00AA6069" w:rsidRPr="00203D64">
        <w:rPr>
          <w:sz w:val="22"/>
          <w:lang w:val="en-GB"/>
        </w:rPr>
        <w:t xml:space="preserve"> </w:t>
      </w:r>
      <w:r w:rsidR="00E07A5C" w:rsidRPr="00203D64">
        <w:rPr>
          <w:sz w:val="22"/>
          <w:lang w:val="en-GB"/>
        </w:rPr>
        <w:t xml:space="preserve">the </w:t>
      </w:r>
      <w:r w:rsidR="001A5DEA">
        <w:rPr>
          <w:sz w:val="22"/>
          <w:lang w:val="en-GB"/>
        </w:rPr>
        <w:t>seven</w:t>
      </w:r>
      <w:r w:rsidR="00FF63BA" w:rsidRPr="00203D64">
        <w:rPr>
          <w:sz w:val="22"/>
          <w:lang w:val="en-GB"/>
        </w:rPr>
        <w:t xml:space="preserve"> scalar descriptors</w:t>
      </w:r>
      <w:r w:rsidR="00E07A5C" w:rsidRPr="00203D64">
        <w:rPr>
          <w:sz w:val="22"/>
          <w:lang w:val="en-GB"/>
        </w:rPr>
        <w:t xml:space="preserve"> used in the PCB model</w:t>
      </w:r>
      <w:r w:rsidR="0093412B" w:rsidRPr="00203D64">
        <w:rPr>
          <w:sz w:val="22"/>
          <w:lang w:val="en-GB"/>
        </w:rPr>
        <w:t>, especially from a structural point of view</w:t>
      </w:r>
      <w:r w:rsidR="005E784B" w:rsidRPr="00203D64">
        <w:rPr>
          <w:sz w:val="22"/>
          <w:lang w:val="en-GB"/>
        </w:rPr>
        <w:t xml:space="preserve">. </w:t>
      </w:r>
      <w:r w:rsidR="00B84456">
        <w:rPr>
          <w:sz w:val="22"/>
          <w:lang w:val="en-GB"/>
        </w:rPr>
        <w:t>The graphs of the</w:t>
      </w:r>
      <w:r w:rsidR="00B84456" w:rsidRPr="00203D64">
        <w:rPr>
          <w:sz w:val="22"/>
          <w:lang w:val="en-GB"/>
        </w:rPr>
        <w:t xml:space="preserve"> conditional models </w:t>
      </w:r>
      <w:r w:rsidR="00D12E32">
        <w:rPr>
          <w:sz w:val="22"/>
          <w:lang w:val="en-GB"/>
        </w:rPr>
        <w:t>show a</w:t>
      </w:r>
      <w:r w:rsidR="00B84456">
        <w:rPr>
          <w:sz w:val="22"/>
          <w:lang w:val="en-GB"/>
        </w:rPr>
        <w:t xml:space="preserve"> </w:t>
      </w:r>
      <w:r w:rsidR="00B84456" w:rsidRPr="00203D64">
        <w:rPr>
          <w:sz w:val="22"/>
          <w:lang w:val="en-GB"/>
        </w:rPr>
        <w:t xml:space="preserve">slight shift </w:t>
      </w:r>
      <w:r w:rsidR="00B84456">
        <w:rPr>
          <w:sz w:val="22"/>
          <w:lang w:val="en-GB"/>
        </w:rPr>
        <w:t>towards higher values for the DRD2 datasets, due to the uncertainty that is inherent to unseen data.</w:t>
      </w:r>
      <w:r w:rsidR="00B505B9">
        <w:rPr>
          <w:sz w:val="22"/>
          <w:lang w:val="en-GB"/>
        </w:rPr>
        <w:t xml:space="preserve"> </w:t>
      </w:r>
      <w:r w:rsidR="0093412B" w:rsidRPr="00203D64">
        <w:rPr>
          <w:sz w:val="22"/>
          <w:lang w:val="en-GB"/>
        </w:rPr>
        <w:t>Nevertheless</w:t>
      </w:r>
      <w:r w:rsidR="00EE3604" w:rsidRPr="00203D64">
        <w:rPr>
          <w:sz w:val="22"/>
          <w:lang w:val="en-GB"/>
        </w:rPr>
        <w:t xml:space="preserve">, both </w:t>
      </w:r>
      <w:r w:rsidR="001C7F5E" w:rsidRPr="00203D64">
        <w:rPr>
          <w:sz w:val="22"/>
          <w:lang w:val="en-GB"/>
        </w:rPr>
        <w:t>conditional</w:t>
      </w:r>
      <w:r w:rsidR="00EE3604" w:rsidRPr="00203D64">
        <w:rPr>
          <w:sz w:val="22"/>
          <w:lang w:val="en-GB"/>
        </w:rPr>
        <w:t xml:space="preserve"> models have a lower </w:t>
      </w:r>
      <w:r w:rsidR="0093412B" w:rsidRPr="00203D64">
        <w:rPr>
          <w:sz w:val="22"/>
          <w:lang w:val="en-GB"/>
        </w:rPr>
        <w:t xml:space="preserve">mean </w:t>
      </w:r>
      <w:r w:rsidR="00EE3604" w:rsidRPr="00203D64">
        <w:rPr>
          <w:sz w:val="22"/>
          <w:lang w:val="en-GB"/>
        </w:rPr>
        <w:t xml:space="preserve">NLL </w:t>
      </w:r>
      <w:r w:rsidR="00537047" w:rsidRPr="00203D64">
        <w:rPr>
          <w:sz w:val="22"/>
          <w:lang w:val="en-GB"/>
        </w:rPr>
        <w:t>–</w:t>
      </w:r>
      <w:r w:rsidR="00EE3604" w:rsidRPr="00203D64">
        <w:rPr>
          <w:sz w:val="22"/>
          <w:lang w:val="en-GB"/>
        </w:rPr>
        <w:t xml:space="preserve"> and thus a higher probability – of sampling the </w:t>
      </w:r>
      <w:r w:rsidR="00AA6069" w:rsidRPr="00203D64">
        <w:rPr>
          <w:sz w:val="22"/>
          <w:lang w:val="en-GB"/>
        </w:rPr>
        <w:t xml:space="preserve">canonical SMILES the </w:t>
      </w:r>
      <w:r w:rsidR="00AF7E8B">
        <w:rPr>
          <w:sz w:val="22"/>
          <w:lang w:val="en-GB"/>
        </w:rPr>
        <w:t>conditions</w:t>
      </w:r>
      <w:r w:rsidR="00AA6069" w:rsidRPr="00203D64">
        <w:rPr>
          <w:sz w:val="22"/>
          <w:lang w:val="en-GB"/>
        </w:rPr>
        <w:t xml:space="preserve"> originated from, compared to the prior network</w:t>
      </w:r>
      <w:r w:rsidR="002C3547">
        <w:rPr>
          <w:sz w:val="22"/>
          <w:lang w:val="en-GB"/>
        </w:rPr>
        <w:t xml:space="preserve"> both</w:t>
      </w:r>
      <w:r w:rsidR="00AA6069" w:rsidRPr="00203D64">
        <w:rPr>
          <w:sz w:val="22"/>
          <w:lang w:val="en-GB"/>
        </w:rPr>
        <w:t xml:space="preserve"> before and after being trained with transfer learning. </w:t>
      </w:r>
      <w:r w:rsidR="00944EDC" w:rsidRPr="00203D64">
        <w:rPr>
          <w:sz w:val="22"/>
          <w:lang w:val="en-GB"/>
        </w:rPr>
        <w:t xml:space="preserve">The transfer learning model curve </w:t>
      </w:r>
      <w:r w:rsidR="00C737E9">
        <w:rPr>
          <w:sz w:val="22"/>
          <w:lang w:val="en-GB"/>
        </w:rPr>
        <w:t>changes</w:t>
      </w:r>
      <w:r w:rsidR="00C737E9" w:rsidRPr="00203D64">
        <w:rPr>
          <w:sz w:val="22"/>
          <w:lang w:val="en-GB"/>
        </w:rPr>
        <w:t xml:space="preserve"> </w:t>
      </w:r>
      <w:r w:rsidR="00944EDC" w:rsidRPr="00203D64">
        <w:rPr>
          <w:sz w:val="22"/>
          <w:lang w:val="en-GB"/>
        </w:rPr>
        <w:t xml:space="preserve">its </w:t>
      </w:r>
      <w:r w:rsidR="00C737E9">
        <w:rPr>
          <w:sz w:val="22"/>
          <w:lang w:val="en-GB"/>
        </w:rPr>
        <w:t xml:space="preserve">relative </w:t>
      </w:r>
      <w:r w:rsidR="005F4C00">
        <w:rPr>
          <w:sz w:val="22"/>
          <w:lang w:val="en-GB"/>
        </w:rPr>
        <w:t>position</w:t>
      </w:r>
      <w:r w:rsidR="00944EDC" w:rsidRPr="00203D64">
        <w:rPr>
          <w:sz w:val="22"/>
          <w:lang w:val="en-GB"/>
        </w:rPr>
        <w:t xml:space="preserve"> </w:t>
      </w:r>
      <w:r w:rsidR="00C737E9">
        <w:rPr>
          <w:sz w:val="22"/>
          <w:lang w:val="en-GB"/>
        </w:rPr>
        <w:t>compared</w:t>
      </w:r>
      <w:r w:rsidR="00C737E9" w:rsidRPr="00203D64">
        <w:rPr>
          <w:sz w:val="22"/>
          <w:lang w:val="en-GB"/>
        </w:rPr>
        <w:t xml:space="preserve"> </w:t>
      </w:r>
      <w:r w:rsidR="00AF7E8B">
        <w:rPr>
          <w:sz w:val="22"/>
          <w:lang w:val="en-GB"/>
        </w:rPr>
        <w:t>to</w:t>
      </w:r>
      <w:r w:rsidR="00C737E9">
        <w:rPr>
          <w:sz w:val="22"/>
          <w:lang w:val="en-GB"/>
        </w:rPr>
        <w:t xml:space="preserve"> </w:t>
      </w:r>
      <w:r w:rsidR="00944EDC" w:rsidRPr="00203D64">
        <w:rPr>
          <w:sz w:val="22"/>
          <w:lang w:val="en-GB"/>
        </w:rPr>
        <w:t xml:space="preserve">the prior model curve between the </w:t>
      </w:r>
      <w:r w:rsidR="00C737E9">
        <w:rPr>
          <w:sz w:val="22"/>
          <w:lang w:val="en-GB"/>
        </w:rPr>
        <w:t>two</w:t>
      </w:r>
      <w:r w:rsidR="00944EDC" w:rsidRPr="00203D64">
        <w:rPr>
          <w:sz w:val="22"/>
          <w:lang w:val="en-GB"/>
        </w:rPr>
        <w:t xml:space="preserve"> datasets</w:t>
      </w:r>
      <w:r w:rsidR="00EE3A9F">
        <w:rPr>
          <w:sz w:val="22"/>
          <w:lang w:val="en-GB"/>
        </w:rPr>
        <w:t xml:space="preserve"> because</w:t>
      </w:r>
      <w:r w:rsidR="00944EDC" w:rsidRPr="00203D64">
        <w:rPr>
          <w:sz w:val="22"/>
          <w:lang w:val="en-GB"/>
        </w:rPr>
        <w:t xml:space="preserve"> </w:t>
      </w:r>
      <w:r w:rsidR="00EE3A9F">
        <w:rPr>
          <w:sz w:val="22"/>
          <w:lang w:val="en-GB"/>
        </w:rPr>
        <w:t>t</w:t>
      </w:r>
      <w:r w:rsidR="00944EDC">
        <w:rPr>
          <w:sz w:val="22"/>
          <w:lang w:val="en-GB"/>
        </w:rPr>
        <w:t xml:space="preserve">he focus of the </w:t>
      </w:r>
      <w:r w:rsidR="005F4C00">
        <w:rPr>
          <w:sz w:val="22"/>
          <w:lang w:val="en-GB"/>
        </w:rPr>
        <w:t xml:space="preserve">model trained with transfer learning has been shifted away from </w:t>
      </w:r>
      <w:proofErr w:type="gramStart"/>
      <w:r w:rsidR="005F4C00">
        <w:rPr>
          <w:sz w:val="22"/>
          <w:lang w:val="en-GB"/>
        </w:rPr>
        <w:t>the majority of</w:t>
      </w:r>
      <w:proofErr w:type="gramEnd"/>
      <w:r w:rsidR="005F4C00">
        <w:rPr>
          <w:sz w:val="22"/>
          <w:lang w:val="en-GB"/>
        </w:rPr>
        <w:t xml:space="preserve"> molecules in ChEMBL and, thus </w:t>
      </w:r>
      <w:r w:rsidR="00DE1018">
        <w:rPr>
          <w:sz w:val="22"/>
          <w:lang w:val="en-GB"/>
        </w:rPr>
        <w:t xml:space="preserve">it </w:t>
      </w:r>
      <w:r w:rsidR="005F4C00">
        <w:rPr>
          <w:sz w:val="22"/>
          <w:lang w:val="en-GB"/>
        </w:rPr>
        <w:t xml:space="preserve">is more </w:t>
      </w:r>
      <w:r w:rsidR="00FC4654">
        <w:rPr>
          <w:sz w:val="22"/>
          <w:lang w:val="en-GB"/>
        </w:rPr>
        <w:t>difficult</w:t>
      </w:r>
      <w:r w:rsidR="005F4C00">
        <w:rPr>
          <w:sz w:val="22"/>
          <w:lang w:val="en-GB"/>
        </w:rPr>
        <w:t xml:space="preserve"> to sample them. </w:t>
      </w:r>
    </w:p>
    <w:p w14:paraId="2F945C99" w14:textId="177948C9" w:rsidR="00A66DFD" w:rsidRPr="003E7703" w:rsidRDefault="00D7017D" w:rsidP="005E36A3">
      <w:pPr>
        <w:rPr>
          <w:sz w:val="22"/>
          <w:lang w:val="en-GB"/>
        </w:rPr>
      </w:pPr>
      <w:r w:rsidRPr="00203D64">
        <w:rPr>
          <w:sz w:val="22"/>
          <w:lang w:val="en-GB"/>
        </w:rPr>
        <w:t xml:space="preserve">Ideally, </w:t>
      </w:r>
      <w:r w:rsidR="004C7273" w:rsidRPr="00203D64">
        <w:rPr>
          <w:sz w:val="22"/>
          <w:lang w:val="en-GB"/>
        </w:rPr>
        <w:t>all</w:t>
      </w:r>
      <w:r w:rsidRPr="00203D64">
        <w:rPr>
          <w:sz w:val="22"/>
          <w:lang w:val="en-GB"/>
        </w:rPr>
        <w:t xml:space="preserve"> models should be able to sample the intended chemical space uniformly and this would be expressed </w:t>
      </w:r>
      <w:r w:rsidR="00AD3A74">
        <w:rPr>
          <w:sz w:val="22"/>
          <w:lang w:val="en-GB"/>
        </w:rPr>
        <w:t>by</w:t>
      </w:r>
      <w:r w:rsidRPr="00203D64">
        <w:rPr>
          <w:sz w:val="22"/>
          <w:lang w:val="en-GB"/>
        </w:rPr>
        <w:t xml:space="preserve"> zero</w:t>
      </w:r>
      <w:r w:rsidR="000C021E" w:rsidRPr="00203D64">
        <w:rPr>
          <w:sz w:val="22"/>
          <w:lang w:val="en-GB"/>
        </w:rPr>
        <w:t xml:space="preserve"> </w:t>
      </w:r>
      <w:r w:rsidRPr="00203D64">
        <w:rPr>
          <w:sz w:val="22"/>
          <w:lang w:val="en-GB"/>
        </w:rPr>
        <w:t>variance</w:t>
      </w:r>
      <w:r w:rsidR="000C021E" w:rsidRPr="00203D64">
        <w:rPr>
          <w:sz w:val="22"/>
          <w:lang w:val="en-GB"/>
        </w:rPr>
        <w:t xml:space="preserve"> of the NLL</w:t>
      </w:r>
      <w:r w:rsidR="00AD3A74">
        <w:rPr>
          <w:sz w:val="22"/>
          <w:lang w:val="en-GB"/>
        </w:rPr>
        <w:t xml:space="preserve"> distribution</w:t>
      </w:r>
      <w:r w:rsidRPr="00203D64">
        <w:rPr>
          <w:sz w:val="22"/>
          <w:lang w:val="en-GB"/>
        </w:rPr>
        <w:t xml:space="preserve"> </w:t>
      </w:r>
      <w:r w:rsidR="00AF7E8B">
        <w:rPr>
          <w:sz w:val="22"/>
          <w:lang w:val="en-GB"/>
        </w:rPr>
        <w:t>and the NLL</w:t>
      </w:r>
      <w:r w:rsidR="002D4146">
        <w:rPr>
          <w:sz w:val="22"/>
          <w:lang w:val="en-GB"/>
        </w:rPr>
        <w:t xml:space="preserve"> curve</w:t>
      </w:r>
      <w:r w:rsidR="000C021E" w:rsidRPr="00203D64">
        <w:rPr>
          <w:sz w:val="22"/>
          <w:lang w:val="en-GB"/>
        </w:rPr>
        <w:t xml:space="preserve"> should approximate a Dirac distribution</w:t>
      </w:r>
      <w:r w:rsidR="002D6D9A">
        <w:rPr>
          <w:sz w:val="22"/>
          <w:lang w:val="en-GB"/>
        </w:rPr>
        <w:t>.</w:t>
      </w:r>
      <w:r w:rsidRPr="00203D64">
        <w:rPr>
          <w:sz w:val="22"/>
          <w:lang w:val="en-GB"/>
        </w:rPr>
        <w:t xml:space="preserve"> </w:t>
      </w:r>
      <w:r w:rsidR="000C021E" w:rsidRPr="00203D64">
        <w:rPr>
          <w:sz w:val="22"/>
          <w:lang w:val="en-GB"/>
        </w:rPr>
        <w:t xml:space="preserve">Under </w:t>
      </w:r>
      <w:r w:rsidR="00BE7DBB">
        <w:rPr>
          <w:sz w:val="22"/>
          <w:lang w:val="en-GB"/>
        </w:rPr>
        <w:t xml:space="preserve">such </w:t>
      </w:r>
      <w:r w:rsidR="0036253A" w:rsidRPr="00203D64">
        <w:rPr>
          <w:sz w:val="22"/>
          <w:lang w:val="en-GB"/>
        </w:rPr>
        <w:t>ideal</w:t>
      </w:r>
      <w:r w:rsidR="000C021E" w:rsidRPr="00203D64">
        <w:rPr>
          <w:sz w:val="22"/>
          <w:lang w:val="en-GB"/>
        </w:rPr>
        <w:t xml:space="preserve"> conditions, </w:t>
      </w:r>
      <w:r w:rsidR="00C34345" w:rsidRPr="00203D64">
        <w:rPr>
          <w:sz w:val="22"/>
          <w:lang w:val="en-GB"/>
        </w:rPr>
        <w:t xml:space="preserve">it would be possible to estimate the size of the output space by simply inverting the (constant) probability of sampling any molecule, e.g. a probability of 0.01 would </w:t>
      </w:r>
      <w:r w:rsidR="00C34345" w:rsidRPr="00203D64">
        <w:rPr>
          <w:sz w:val="22"/>
          <w:lang w:val="en-GB"/>
        </w:rPr>
        <w:lastRenderedPageBreak/>
        <w:t>mean that</w:t>
      </w:r>
      <w:r w:rsidR="005C6C5E" w:rsidRPr="00203D64">
        <w:rPr>
          <w:sz w:val="22"/>
          <w:lang w:val="en-GB"/>
        </w:rPr>
        <w:t xml:space="preserve"> in total</w:t>
      </w:r>
      <w:r w:rsidR="00C34345" w:rsidRPr="00203D64">
        <w:rPr>
          <w:sz w:val="22"/>
          <w:lang w:val="en-GB"/>
        </w:rPr>
        <w:t xml:space="preserve"> 100 molecules c</w:t>
      </w:r>
      <w:r w:rsidR="001A3D9D">
        <w:rPr>
          <w:sz w:val="22"/>
          <w:lang w:val="en-GB"/>
        </w:rPr>
        <w:t>ould</w:t>
      </w:r>
      <w:r w:rsidR="00C34345" w:rsidRPr="00203D64">
        <w:rPr>
          <w:sz w:val="22"/>
          <w:lang w:val="en-GB"/>
        </w:rPr>
        <w:t xml:space="preserve"> be sampled. </w:t>
      </w:r>
      <w:r w:rsidR="00A72777">
        <w:rPr>
          <w:sz w:val="22"/>
          <w:lang w:val="en-GB"/>
        </w:rPr>
        <w:t>As an example, a sharp NLL distribution around a value of 10 would imply</w:t>
      </w:r>
      <w:r w:rsidR="00BB1A63">
        <w:rPr>
          <w:sz w:val="22"/>
          <w:lang w:val="en-GB"/>
        </w:rPr>
        <w:t xml:space="preserve"> a uniform probability distribution at a value of </w:t>
      </w:r>
      <m:oMath>
        <m:sSup>
          <m:sSupPr>
            <m:ctrlPr>
              <w:rPr>
                <w:rFonts w:ascii="Cambria Math" w:hAnsi="Cambria Math"/>
                <w:i/>
                <w:sz w:val="20"/>
                <w:lang w:val="en-GB"/>
              </w:rPr>
            </m:ctrlPr>
          </m:sSupPr>
          <m:e>
            <m:r>
              <w:rPr>
                <w:rFonts w:ascii="Cambria Math" w:hAnsi="Cambria Math"/>
                <w:sz w:val="20"/>
                <w:lang w:val="en-GB"/>
              </w:rPr>
              <m:t>4.54·10</m:t>
            </m:r>
          </m:e>
          <m:sup>
            <m:r>
              <w:rPr>
                <w:rFonts w:ascii="Cambria Math" w:hAnsi="Cambria Math"/>
                <w:sz w:val="20"/>
                <w:lang w:val="en-GB"/>
              </w:rPr>
              <m:t>-5</m:t>
            </m:r>
          </m:sup>
        </m:sSup>
      </m:oMath>
      <w:r w:rsidR="00BB1A63">
        <w:rPr>
          <w:sz w:val="20"/>
          <w:lang w:val="en-GB"/>
        </w:rPr>
        <w:t xml:space="preserve"> </w:t>
      </w:r>
      <w:r w:rsidR="00BB1A63">
        <w:rPr>
          <w:sz w:val="22"/>
          <w:lang w:val="en-GB"/>
        </w:rPr>
        <w:t>or an</w:t>
      </w:r>
      <w:r w:rsidR="00BE74AF">
        <w:rPr>
          <w:sz w:val="22"/>
          <w:lang w:val="en-GB"/>
        </w:rPr>
        <w:t xml:space="preserve"> equiprobable</w:t>
      </w:r>
      <w:r w:rsidR="00BB1A63">
        <w:rPr>
          <w:sz w:val="22"/>
          <w:lang w:val="en-GB"/>
        </w:rPr>
        <w:t xml:space="preserve"> output space of 22,000</w:t>
      </w:r>
      <w:r w:rsidR="009B5398">
        <w:rPr>
          <w:sz w:val="22"/>
          <w:lang w:val="en-GB"/>
        </w:rPr>
        <w:t xml:space="preserve"> unique randomized</w:t>
      </w:r>
      <w:r w:rsidR="00BB1A63">
        <w:rPr>
          <w:sz w:val="22"/>
          <w:lang w:val="en-GB"/>
        </w:rPr>
        <w:t xml:space="preserve"> SMILES strings.</w:t>
      </w:r>
      <w:r w:rsidR="006729AD">
        <w:rPr>
          <w:sz w:val="22"/>
          <w:lang w:val="en-GB"/>
        </w:rPr>
        <w:t xml:space="preserve"> </w:t>
      </w:r>
      <w:r w:rsidR="00BB1A63">
        <w:rPr>
          <w:sz w:val="22"/>
          <w:lang w:val="en-GB"/>
        </w:rPr>
        <w:t>Likewise</w:t>
      </w:r>
      <w:r w:rsidR="003E7703">
        <w:rPr>
          <w:sz w:val="22"/>
          <w:lang w:val="en-GB"/>
        </w:rPr>
        <w:t>,</w:t>
      </w:r>
      <w:r w:rsidR="00BB1A63">
        <w:rPr>
          <w:sz w:val="22"/>
          <w:lang w:val="en-GB"/>
        </w:rPr>
        <w:t xml:space="preserve"> NLL values of 20 and 30 would point to</w:t>
      </w:r>
      <w:r w:rsidR="003E7703">
        <w:rPr>
          <w:sz w:val="22"/>
          <w:lang w:val="en-GB"/>
        </w:rPr>
        <w:t xml:space="preserve"> output</w:t>
      </w:r>
      <w:r w:rsidR="00BB1A63">
        <w:rPr>
          <w:sz w:val="22"/>
          <w:lang w:val="en-GB"/>
        </w:rPr>
        <w:t xml:space="preserve"> domains of</w:t>
      </w:r>
      <w:r w:rsidR="00A84D04">
        <w:rPr>
          <w:sz w:val="22"/>
          <w:lang w:val="en-GB"/>
        </w:rPr>
        <w:t xml:space="preserve"> approximately</w:t>
      </w:r>
      <w:r w:rsidR="00BB1A63">
        <w:rPr>
          <w:sz w:val="22"/>
          <w:lang w:val="en-GB"/>
        </w:rPr>
        <w:t xml:space="preserve"> </w:t>
      </w:r>
      <m:oMath>
        <m:sSup>
          <m:sSupPr>
            <m:ctrlPr>
              <w:rPr>
                <w:rFonts w:ascii="Cambria Math" w:hAnsi="Cambria Math"/>
                <w:i/>
                <w:sz w:val="20"/>
                <w:lang w:val="en-GB"/>
              </w:rPr>
            </m:ctrlPr>
          </m:sSupPr>
          <m:e>
            <m:r>
              <w:rPr>
                <w:rFonts w:ascii="Cambria Math" w:hAnsi="Cambria Math"/>
                <w:sz w:val="20"/>
                <w:lang w:val="en-GB"/>
              </w:rPr>
              <m:t>10</m:t>
            </m:r>
          </m:e>
          <m:sup>
            <m:r>
              <w:rPr>
                <w:rFonts w:ascii="Cambria Math" w:hAnsi="Cambria Math"/>
                <w:sz w:val="20"/>
                <w:lang w:val="en-GB"/>
              </w:rPr>
              <m:t>8</m:t>
            </m:r>
          </m:sup>
        </m:sSup>
      </m:oMath>
      <w:r w:rsidR="003E7703">
        <w:rPr>
          <w:sz w:val="22"/>
          <w:lang w:val="en-GB"/>
        </w:rPr>
        <w:t xml:space="preserve"> and </w:t>
      </w:r>
      <m:oMath>
        <m:sSup>
          <m:sSupPr>
            <m:ctrlPr>
              <w:rPr>
                <w:rFonts w:ascii="Cambria Math" w:hAnsi="Cambria Math"/>
                <w:i/>
                <w:sz w:val="20"/>
                <w:lang w:val="en-GB"/>
              </w:rPr>
            </m:ctrlPr>
          </m:sSupPr>
          <m:e>
            <m:r>
              <w:rPr>
                <w:rFonts w:ascii="Cambria Math" w:hAnsi="Cambria Math"/>
                <w:sz w:val="20"/>
                <w:lang w:val="en-GB"/>
              </w:rPr>
              <m:t>10</m:t>
            </m:r>
          </m:e>
          <m:sup>
            <m:r>
              <w:rPr>
                <w:rFonts w:ascii="Cambria Math" w:hAnsi="Cambria Math"/>
                <w:sz w:val="20"/>
                <w:lang w:val="en-GB"/>
              </w:rPr>
              <m:t>13</m:t>
            </m:r>
          </m:sup>
        </m:sSup>
      </m:oMath>
      <w:r w:rsidR="003E7703">
        <w:rPr>
          <w:sz w:val="22"/>
          <w:lang w:val="en-GB"/>
        </w:rPr>
        <w:t xml:space="preserve"> SMILES strings respectively.</w:t>
      </w:r>
      <w:r w:rsidR="00BE74AF">
        <w:rPr>
          <w:sz w:val="22"/>
          <w:lang w:val="en-GB"/>
        </w:rPr>
        <w:t xml:space="preserve"> </w:t>
      </w:r>
      <w:r w:rsidR="006729AD">
        <w:rPr>
          <w:sz w:val="22"/>
          <w:lang w:val="en-GB"/>
        </w:rPr>
        <w:t xml:space="preserve">Those numbers would serve as an upper boundary for underlying unique molecules because the same molecule may be represented by multiple randomized SMILES. </w:t>
      </w:r>
      <w:r w:rsidR="003E7703">
        <w:rPr>
          <w:sz w:val="22"/>
          <w:lang w:val="en-GB"/>
        </w:rPr>
        <w:t xml:space="preserve">Even though </w:t>
      </w:r>
      <w:r w:rsidR="00A84D04">
        <w:rPr>
          <w:sz w:val="22"/>
          <w:lang w:val="en-GB"/>
        </w:rPr>
        <w:t>the distribution</w:t>
      </w:r>
      <w:r w:rsidR="00BE74AF">
        <w:rPr>
          <w:sz w:val="22"/>
          <w:lang w:val="en-GB"/>
        </w:rPr>
        <w:t>s</w:t>
      </w:r>
      <w:r w:rsidR="00A84D04">
        <w:rPr>
          <w:sz w:val="22"/>
          <w:lang w:val="en-GB"/>
        </w:rPr>
        <w:t xml:space="preserve"> of </w:t>
      </w:r>
      <w:r w:rsidR="00A84D04" w:rsidRPr="00A84D04">
        <w:rPr>
          <w:sz w:val="22"/>
          <w:lang w:val="en-GB"/>
        </w:rPr>
        <w:fldChar w:fldCharType="begin"/>
      </w:r>
      <w:r w:rsidR="00A84D04" w:rsidRPr="00A84D04">
        <w:rPr>
          <w:sz w:val="22"/>
          <w:lang w:val="en-GB"/>
        </w:rPr>
        <w:instrText xml:space="preserve"> REF _Ref13752511 \h </w:instrText>
      </w:r>
      <w:r w:rsidR="00A84D04">
        <w:rPr>
          <w:sz w:val="22"/>
          <w:lang w:val="en-GB"/>
        </w:rPr>
        <w:instrText xml:space="preserve"> \* MERGEFORMAT </w:instrText>
      </w:r>
      <w:r w:rsidR="00A84D04" w:rsidRPr="00A84D04">
        <w:rPr>
          <w:sz w:val="22"/>
          <w:lang w:val="en-GB"/>
        </w:rPr>
      </w:r>
      <w:r w:rsidR="00A84D04" w:rsidRPr="00A84D04">
        <w:rPr>
          <w:sz w:val="22"/>
          <w:lang w:val="en-GB"/>
        </w:rPr>
        <w:fldChar w:fldCharType="separate"/>
      </w:r>
      <w:r w:rsidR="00A84D04" w:rsidRPr="00A84D04">
        <w:rPr>
          <w:sz w:val="22"/>
        </w:rPr>
        <w:t xml:space="preserve">Figure </w:t>
      </w:r>
      <w:r w:rsidR="00A84D04" w:rsidRPr="00A84D04">
        <w:rPr>
          <w:noProof/>
          <w:sz w:val="22"/>
        </w:rPr>
        <w:t>3</w:t>
      </w:r>
      <w:r w:rsidR="00A84D04" w:rsidRPr="00A84D04">
        <w:rPr>
          <w:sz w:val="22"/>
          <w:lang w:val="en-GB"/>
        </w:rPr>
        <w:fldChar w:fldCharType="end"/>
      </w:r>
      <w:r w:rsidR="00A84D04">
        <w:rPr>
          <w:sz w:val="22"/>
          <w:lang w:val="en-GB"/>
        </w:rPr>
        <w:t xml:space="preserve"> are far from Dira</w:t>
      </w:r>
      <w:r w:rsidR="00BE74AF">
        <w:rPr>
          <w:sz w:val="22"/>
          <w:lang w:val="en-GB"/>
        </w:rPr>
        <w:t>c distributions</w:t>
      </w:r>
      <w:r w:rsidR="00A66DFD" w:rsidRPr="00203D64">
        <w:rPr>
          <w:sz w:val="22"/>
          <w:lang w:val="en-GB"/>
        </w:rPr>
        <w:t xml:space="preserve">, </w:t>
      </w:r>
      <w:r w:rsidR="00884E1A">
        <w:rPr>
          <w:sz w:val="22"/>
          <w:lang w:val="en-GB"/>
        </w:rPr>
        <w:t>a comparison of the distributions</w:t>
      </w:r>
      <w:r w:rsidR="00A66DFD" w:rsidRPr="00203D64">
        <w:rPr>
          <w:sz w:val="22"/>
          <w:lang w:val="en-GB"/>
        </w:rPr>
        <w:t xml:space="preserve"> </w:t>
      </w:r>
      <w:r w:rsidR="00BE74AF">
        <w:rPr>
          <w:sz w:val="22"/>
          <w:lang w:val="en-GB"/>
        </w:rPr>
        <w:t>may serve</w:t>
      </w:r>
      <w:r w:rsidR="007F2D98" w:rsidRPr="00203D64">
        <w:rPr>
          <w:sz w:val="22"/>
          <w:lang w:val="en-GB"/>
        </w:rPr>
        <w:t xml:space="preserve"> as</w:t>
      </w:r>
      <w:r w:rsidR="00A66DFD" w:rsidRPr="00203D64">
        <w:rPr>
          <w:sz w:val="22"/>
          <w:lang w:val="en-GB"/>
        </w:rPr>
        <w:t xml:space="preserve"> a</w:t>
      </w:r>
      <w:r w:rsidR="00BE74AF">
        <w:rPr>
          <w:sz w:val="22"/>
          <w:lang w:val="en-GB"/>
        </w:rPr>
        <w:t xml:space="preserve"> qualitative insight on</w:t>
      </w:r>
      <w:r w:rsidR="00A66DFD" w:rsidRPr="00203D64">
        <w:rPr>
          <w:sz w:val="22"/>
          <w:lang w:val="en-GB"/>
        </w:rPr>
        <w:t xml:space="preserve"> the</w:t>
      </w:r>
      <w:r w:rsidR="009978FE" w:rsidRPr="00203D64">
        <w:rPr>
          <w:sz w:val="22"/>
          <w:lang w:val="en-GB"/>
        </w:rPr>
        <w:t xml:space="preserve"> relative</w:t>
      </w:r>
      <w:r w:rsidR="00A66DFD" w:rsidRPr="00203D64">
        <w:rPr>
          <w:sz w:val="22"/>
          <w:lang w:val="en-GB"/>
        </w:rPr>
        <w:t xml:space="preserve"> change in the order of magnitude of </w:t>
      </w:r>
      <w:r w:rsidR="0087772B" w:rsidRPr="00203D64">
        <w:rPr>
          <w:sz w:val="22"/>
          <w:lang w:val="en-GB"/>
        </w:rPr>
        <w:t>the</w:t>
      </w:r>
      <w:r w:rsidR="00BE74AF">
        <w:rPr>
          <w:sz w:val="22"/>
          <w:lang w:val="en-GB"/>
        </w:rPr>
        <w:t>ir</w:t>
      </w:r>
      <w:r w:rsidR="0087772B" w:rsidRPr="00203D64">
        <w:rPr>
          <w:sz w:val="22"/>
          <w:lang w:val="en-GB"/>
        </w:rPr>
        <w:t xml:space="preserve"> output space</w:t>
      </w:r>
      <w:r w:rsidR="00BE74AF">
        <w:rPr>
          <w:sz w:val="22"/>
          <w:lang w:val="en-GB"/>
        </w:rPr>
        <w:t>.</w:t>
      </w:r>
    </w:p>
    <w:p w14:paraId="69B115AC" w14:textId="5DD264E5" w:rsidR="00A753D4" w:rsidRPr="00203D64" w:rsidRDefault="00E3432E" w:rsidP="00D52E56">
      <w:pPr>
        <w:rPr>
          <w:sz w:val="22"/>
          <w:lang w:val="en-GB"/>
        </w:rPr>
      </w:pPr>
      <w:r>
        <w:rPr>
          <w:sz w:val="22"/>
          <w:lang w:val="en-GB"/>
        </w:rPr>
        <w:t>Additionally</w:t>
      </w:r>
      <w:r w:rsidR="0043555F" w:rsidRPr="00203D64">
        <w:rPr>
          <w:sz w:val="22"/>
          <w:lang w:val="en-GB"/>
        </w:rPr>
        <w:t xml:space="preserve">, the position of the distributions </w:t>
      </w:r>
      <w:r w:rsidR="006519C1" w:rsidRPr="00203D64">
        <w:rPr>
          <w:sz w:val="22"/>
          <w:lang w:val="en-GB"/>
        </w:rPr>
        <w:t xml:space="preserve">can be </w:t>
      </w:r>
      <w:r w:rsidR="00D52E56" w:rsidRPr="00203D64">
        <w:rPr>
          <w:sz w:val="22"/>
          <w:lang w:val="en-GB"/>
        </w:rPr>
        <w:t xml:space="preserve">interpreted </w:t>
      </w:r>
      <w:r w:rsidR="00A07335">
        <w:rPr>
          <w:sz w:val="22"/>
          <w:lang w:val="en-GB"/>
        </w:rPr>
        <w:t>in two ways:</w:t>
      </w:r>
      <w:r w:rsidR="00D52E56" w:rsidRPr="00203D64">
        <w:rPr>
          <w:sz w:val="22"/>
          <w:lang w:val="en-GB"/>
        </w:rPr>
        <w:t xml:space="preserve"> </w:t>
      </w:r>
      <w:r w:rsidR="00A07335">
        <w:rPr>
          <w:sz w:val="22"/>
          <w:lang w:val="en-GB"/>
        </w:rPr>
        <w:t>f</w:t>
      </w:r>
      <w:r w:rsidR="00D52E56" w:rsidRPr="00203D64">
        <w:rPr>
          <w:sz w:val="22"/>
          <w:lang w:val="en-GB"/>
        </w:rPr>
        <w:t xml:space="preserve">irst, </w:t>
      </w:r>
      <w:r w:rsidR="0043555F" w:rsidRPr="00203D64">
        <w:rPr>
          <w:sz w:val="22"/>
          <w:lang w:val="en-GB"/>
        </w:rPr>
        <w:t xml:space="preserve">the closer to </w:t>
      </w:r>
      <w:r w:rsidR="005841A9">
        <w:rPr>
          <w:sz w:val="22"/>
          <w:lang w:val="en-GB"/>
        </w:rPr>
        <w:t>zero</w:t>
      </w:r>
      <w:r w:rsidR="0043555F" w:rsidRPr="00203D64">
        <w:rPr>
          <w:sz w:val="22"/>
          <w:lang w:val="en-GB"/>
        </w:rPr>
        <w:t xml:space="preserve"> the NLL distribution moves, the more deterministic the output of the model gets. This </w:t>
      </w:r>
      <w:r w:rsidR="00B947D5" w:rsidRPr="00203D64">
        <w:rPr>
          <w:sz w:val="22"/>
          <w:lang w:val="en-GB"/>
        </w:rPr>
        <w:t xml:space="preserve">can be </w:t>
      </w:r>
      <w:r w:rsidR="009303EA">
        <w:rPr>
          <w:sz w:val="22"/>
          <w:lang w:val="en-GB"/>
        </w:rPr>
        <w:t>due to</w:t>
      </w:r>
      <w:r w:rsidR="002F0E81" w:rsidRPr="00203D64">
        <w:rPr>
          <w:sz w:val="22"/>
          <w:lang w:val="en-GB"/>
        </w:rPr>
        <w:t xml:space="preserve"> either</w:t>
      </w:r>
      <w:r w:rsidR="00B947D5" w:rsidRPr="00203D64">
        <w:rPr>
          <w:sz w:val="22"/>
          <w:lang w:val="en-GB"/>
        </w:rPr>
        <w:t xml:space="preserve"> limited </w:t>
      </w:r>
      <w:r w:rsidR="009F184C">
        <w:rPr>
          <w:sz w:val="22"/>
          <w:lang w:val="en-GB"/>
        </w:rPr>
        <w:t>generaliza</w:t>
      </w:r>
      <w:r w:rsidR="00DB5F47">
        <w:rPr>
          <w:sz w:val="22"/>
          <w:lang w:val="en-GB"/>
        </w:rPr>
        <w:t>bility</w:t>
      </w:r>
      <w:r w:rsidR="00B947D5" w:rsidRPr="00203D64">
        <w:rPr>
          <w:sz w:val="22"/>
          <w:lang w:val="en-GB"/>
        </w:rPr>
        <w:t xml:space="preserve"> of the model or </w:t>
      </w:r>
      <w:r w:rsidR="00766B6E">
        <w:rPr>
          <w:sz w:val="22"/>
          <w:lang w:val="en-GB"/>
        </w:rPr>
        <w:t>more detailed description</w:t>
      </w:r>
      <w:r w:rsidR="002F0E81" w:rsidRPr="00203D64">
        <w:rPr>
          <w:sz w:val="22"/>
          <w:lang w:val="en-GB"/>
        </w:rPr>
        <w:t xml:space="preserve"> of the </w:t>
      </w:r>
      <w:r w:rsidR="00A753D4" w:rsidRPr="00203D64">
        <w:rPr>
          <w:sz w:val="22"/>
          <w:lang w:val="en-GB"/>
        </w:rPr>
        <w:t>target</w:t>
      </w:r>
      <w:r w:rsidR="002F0E81" w:rsidRPr="00203D64">
        <w:rPr>
          <w:sz w:val="22"/>
          <w:lang w:val="en-GB"/>
        </w:rPr>
        <w:t xml:space="preserve">, </w:t>
      </w:r>
      <w:r w:rsidR="00CA7E88" w:rsidRPr="00203D64">
        <w:rPr>
          <w:sz w:val="22"/>
          <w:lang w:val="en-GB"/>
        </w:rPr>
        <w:t xml:space="preserve">such as </w:t>
      </w:r>
      <w:r w:rsidR="002F0E81" w:rsidRPr="00203D64">
        <w:rPr>
          <w:sz w:val="22"/>
          <w:lang w:val="en-GB"/>
        </w:rPr>
        <w:t xml:space="preserve">in the case of </w:t>
      </w:r>
      <w:r w:rsidR="00A12091" w:rsidRPr="00203D64">
        <w:rPr>
          <w:sz w:val="22"/>
          <w:lang w:val="en-GB"/>
        </w:rPr>
        <w:t>a</w:t>
      </w:r>
      <w:r w:rsidR="002F0E81" w:rsidRPr="00203D64">
        <w:rPr>
          <w:sz w:val="22"/>
          <w:lang w:val="en-GB"/>
        </w:rPr>
        <w:t xml:space="preserve"> </w:t>
      </w:r>
      <w:r w:rsidR="00097E18" w:rsidRPr="00203D64">
        <w:rPr>
          <w:sz w:val="22"/>
          <w:lang w:val="en-GB"/>
        </w:rPr>
        <w:t>conditional</w:t>
      </w:r>
      <w:r w:rsidR="00925D53" w:rsidRPr="00203D64">
        <w:rPr>
          <w:sz w:val="22"/>
          <w:lang w:val="en-GB"/>
        </w:rPr>
        <w:t xml:space="preserve"> network</w:t>
      </w:r>
      <w:r w:rsidR="00785AA8" w:rsidRPr="00203D64">
        <w:rPr>
          <w:sz w:val="22"/>
          <w:lang w:val="en-GB"/>
        </w:rPr>
        <w:t xml:space="preserve">. </w:t>
      </w:r>
      <w:r w:rsidR="00A07335">
        <w:rPr>
          <w:sz w:val="22"/>
          <w:lang w:val="en-GB"/>
        </w:rPr>
        <w:t>Second</w:t>
      </w:r>
      <w:r w:rsidR="0043555F" w:rsidRPr="00203D64">
        <w:rPr>
          <w:sz w:val="22"/>
          <w:lang w:val="en-GB"/>
        </w:rPr>
        <w:t xml:space="preserve">, </w:t>
      </w:r>
      <w:r w:rsidR="005827AB">
        <w:rPr>
          <w:sz w:val="22"/>
          <w:lang w:val="en-GB"/>
        </w:rPr>
        <w:t>differences in NLL distributions between train and test sets can</w:t>
      </w:r>
      <w:r w:rsidR="0043555F" w:rsidRPr="00203D64">
        <w:rPr>
          <w:sz w:val="22"/>
          <w:lang w:val="en-GB"/>
        </w:rPr>
        <w:t xml:space="preserve"> be a sign of overfitting </w:t>
      </w:r>
      <w:r w:rsidR="004830F0">
        <w:rPr>
          <w:sz w:val="22"/>
          <w:lang w:val="en-GB"/>
        </w:rPr>
        <w:t xml:space="preserve">or mode collapse </w:t>
      </w:r>
      <w:r w:rsidR="001060A6">
        <w:rPr>
          <w:rStyle w:val="FootnoteReference"/>
          <w:sz w:val="22"/>
          <w:lang w:val="en-GB"/>
        </w:rPr>
        <w:fldChar w:fldCharType="begin" w:fldLock="1"/>
      </w:r>
      <w:r w:rsidR="0058579E">
        <w:rPr>
          <w:sz w:val="22"/>
          <w:lang w:val="en-GB"/>
        </w:rPr>
        <w:instrText>ADDIN CSL_CITATION {"citationItems":[{"id":"ITEM-1","itemData":{"DOI":"10.1186/s13321-019-0341-z","ISSN":"17582946","abstract":"Recent applications of recurrent neural networks (RNN) enable training models that sample the chemical space. In this study we train RNN with molecular string representations (SMILES) with a subset of the enumerated database GDB-13 (975 million molecules). We show that a model trained with 1 million structures (0.1% of the database) reproduces 68.9% of the entire database after training, when sampling 2 billion molecules. We also developed a method to assess the quality of the training process using negative log-likelihood plots. Furthermore, we use a mathematical model based on the “coupon collector problem” that compares the trained model to an upper bound and thus we are able to quantify how much it has learned. We also suggest that this method can be used as a tool to benchmark the learning capabilities of any molecular generative model architecture. Additionally, an analysis of the generated chemical space was performed, which shows that, mostly due to the syntax of SMILES, complex molecules with many rings and heteroatoms are more difficult to sample.","author":[{"dropping-particle":"","family":"Arús-Pous","given":"Josep","non-dropping-particle":"","parse-names":false,"suffix":""},{"dropping-particle":"","family":"Blaschke","given":"Thomas","non-dropping-particle":"","parse-names":false,"suffix":""},{"dropping-particle":"","family":"Ulander","given":"Silas","non-dropping-particle":"","parse-names":false,"suffix":""},{"dropping-particle":"","family":"Reymond","given":"Jean Louis","non-dropping-particle":"","parse-names":false,"suffix":""},{"dropping-particle":"","family":"Chen","given":"Hongming","non-dropping-particle":"","parse-names":false,"suffix":""},{"dropping-particle":"","family":"Engkvist","given":"Ola","non-dropping-particle":"","parse-names":false,"suffix":""}],"container-title":"Journal of Cheminformatics","id":"ITEM-1","issue":"1","issued":{"date-parts":[["2019"]]},"page":"0-34","title":"Exploring the GDB-13 chemical space using deep generative models","type":"article-journal","volume":"11"},"uris":["http://www.mendeley.com/documents/?uuid=5e10ea53-e798-49ba-87f0-9e8894b36778"]}],"mendeley":{"formattedCitation":"[9]","plainTextFormattedCitation":"[9]","previouslyFormattedCitation":"[9]"},"properties":{"noteIndex":0},"schema":"https://github.com/citation-style-language/schema/raw/master/csl-citation.json"}</w:instrText>
      </w:r>
      <w:r w:rsidR="001060A6">
        <w:rPr>
          <w:rStyle w:val="FootnoteReference"/>
          <w:sz w:val="22"/>
          <w:lang w:val="en-GB"/>
        </w:rPr>
        <w:fldChar w:fldCharType="separate"/>
      </w:r>
      <w:r w:rsidR="00672925" w:rsidRPr="00672925">
        <w:rPr>
          <w:noProof/>
          <w:sz w:val="22"/>
          <w:lang w:val="en-GB"/>
        </w:rPr>
        <w:t>[9]</w:t>
      </w:r>
      <w:r w:rsidR="001060A6">
        <w:rPr>
          <w:rStyle w:val="FootnoteReference"/>
          <w:sz w:val="22"/>
          <w:lang w:val="en-GB"/>
        </w:rPr>
        <w:fldChar w:fldCharType="end"/>
      </w:r>
      <w:r w:rsidR="0043555F" w:rsidRPr="00203D64">
        <w:rPr>
          <w:sz w:val="22"/>
          <w:lang w:val="en-GB"/>
        </w:rPr>
        <w:t xml:space="preserve">. This </w:t>
      </w:r>
      <w:r w:rsidR="00922351" w:rsidRPr="00203D64">
        <w:rPr>
          <w:sz w:val="22"/>
          <w:lang w:val="en-GB"/>
        </w:rPr>
        <w:t>seems</w:t>
      </w:r>
      <w:r w:rsidR="009F60BE">
        <w:rPr>
          <w:sz w:val="22"/>
          <w:lang w:val="en-GB"/>
        </w:rPr>
        <w:t xml:space="preserve"> to be </w:t>
      </w:r>
      <w:r w:rsidR="00925D53" w:rsidRPr="00203D64">
        <w:rPr>
          <w:sz w:val="22"/>
          <w:lang w:val="en-GB"/>
        </w:rPr>
        <w:t>the case with the transfer learning model, which exhibits a distribution with</w:t>
      </w:r>
      <w:r w:rsidR="00A12091" w:rsidRPr="00203D64">
        <w:rPr>
          <w:sz w:val="22"/>
          <w:lang w:val="en-GB"/>
        </w:rPr>
        <w:t xml:space="preserve"> a</w:t>
      </w:r>
      <w:r w:rsidR="00925D53" w:rsidRPr="00203D64">
        <w:rPr>
          <w:sz w:val="22"/>
          <w:lang w:val="en-GB"/>
        </w:rPr>
        <w:t xml:space="preserve"> lower mean </w:t>
      </w:r>
      <w:r w:rsidR="00A12091" w:rsidRPr="00203D64">
        <w:rPr>
          <w:sz w:val="22"/>
          <w:lang w:val="en-GB"/>
        </w:rPr>
        <w:t xml:space="preserve">NLL </w:t>
      </w:r>
      <w:r w:rsidR="00925D53" w:rsidRPr="00203D64">
        <w:rPr>
          <w:sz w:val="22"/>
          <w:lang w:val="en-GB"/>
        </w:rPr>
        <w:t>towards the active</w:t>
      </w:r>
      <w:r w:rsidR="00D12DAB" w:rsidRPr="00203D64">
        <w:rPr>
          <w:sz w:val="22"/>
          <w:lang w:val="en-GB"/>
        </w:rPr>
        <w:t xml:space="preserve"> compounds</w:t>
      </w:r>
      <w:r w:rsidR="00925D53" w:rsidRPr="00203D64">
        <w:rPr>
          <w:sz w:val="22"/>
          <w:lang w:val="en-GB"/>
        </w:rPr>
        <w:t xml:space="preserve"> </w:t>
      </w:r>
      <w:r w:rsidR="00D12DAB" w:rsidRPr="00203D64">
        <w:rPr>
          <w:sz w:val="22"/>
          <w:lang w:val="en-GB"/>
        </w:rPr>
        <w:t>in</w:t>
      </w:r>
      <w:r w:rsidR="00925D53" w:rsidRPr="00203D64">
        <w:rPr>
          <w:sz w:val="22"/>
          <w:lang w:val="en-GB"/>
        </w:rPr>
        <w:t xml:space="preserve"> the DRD2 train dataset compared to the unseen active</w:t>
      </w:r>
      <w:r w:rsidR="00D12DAB" w:rsidRPr="00203D64">
        <w:rPr>
          <w:sz w:val="22"/>
          <w:lang w:val="en-GB"/>
        </w:rPr>
        <w:t xml:space="preserve"> ones</w:t>
      </w:r>
      <w:r w:rsidR="00925D53" w:rsidRPr="00203D64">
        <w:rPr>
          <w:sz w:val="22"/>
          <w:lang w:val="en-GB"/>
        </w:rPr>
        <w:t xml:space="preserve"> </w:t>
      </w:r>
      <w:r w:rsidR="00D12DAB" w:rsidRPr="00203D64">
        <w:rPr>
          <w:sz w:val="22"/>
          <w:lang w:val="en-GB"/>
        </w:rPr>
        <w:t>in</w:t>
      </w:r>
      <w:r w:rsidR="00925D53" w:rsidRPr="00203D64">
        <w:rPr>
          <w:sz w:val="22"/>
          <w:lang w:val="en-GB"/>
        </w:rPr>
        <w:t xml:space="preserve"> the DRD2 test set. </w:t>
      </w:r>
      <w:r w:rsidR="0063683A">
        <w:rPr>
          <w:sz w:val="22"/>
          <w:lang w:val="en-GB"/>
        </w:rPr>
        <w:t>In contrast</w:t>
      </w:r>
      <w:r w:rsidR="00925D53" w:rsidRPr="00203D64">
        <w:rPr>
          <w:sz w:val="22"/>
          <w:lang w:val="en-GB"/>
        </w:rPr>
        <w:t>, the NLL</w:t>
      </w:r>
      <w:r w:rsidR="00576289" w:rsidRPr="00203D64">
        <w:rPr>
          <w:sz w:val="22"/>
          <w:lang w:val="en-GB"/>
        </w:rPr>
        <w:t xml:space="preserve"> distributions</w:t>
      </w:r>
      <w:r w:rsidR="00925D53" w:rsidRPr="00203D64">
        <w:rPr>
          <w:sz w:val="22"/>
          <w:lang w:val="en-GB"/>
        </w:rPr>
        <w:t xml:space="preserve"> of sampling all </w:t>
      </w:r>
      <w:r w:rsidR="0050767C" w:rsidRPr="00203D64">
        <w:rPr>
          <w:sz w:val="22"/>
          <w:lang w:val="en-GB"/>
        </w:rPr>
        <w:t xml:space="preserve">four </w:t>
      </w:r>
      <w:r w:rsidR="00925D53" w:rsidRPr="00203D64">
        <w:rPr>
          <w:sz w:val="22"/>
          <w:lang w:val="en-GB"/>
        </w:rPr>
        <w:t xml:space="preserve">datasets with either of the </w:t>
      </w:r>
      <w:r w:rsidR="00097E18" w:rsidRPr="00203D64">
        <w:rPr>
          <w:sz w:val="22"/>
          <w:lang w:val="en-GB"/>
        </w:rPr>
        <w:t>conditional</w:t>
      </w:r>
      <w:r w:rsidR="00925D53" w:rsidRPr="00203D64">
        <w:rPr>
          <w:sz w:val="22"/>
          <w:lang w:val="en-GB"/>
        </w:rPr>
        <w:t xml:space="preserve"> networks regardless of the dataset</w:t>
      </w:r>
      <w:r w:rsidR="00D81942">
        <w:rPr>
          <w:sz w:val="22"/>
          <w:lang w:val="en-GB"/>
        </w:rPr>
        <w:t xml:space="preserve"> are on par</w:t>
      </w:r>
      <w:r w:rsidR="00576289" w:rsidRPr="00203D64">
        <w:rPr>
          <w:sz w:val="22"/>
          <w:lang w:val="en-GB"/>
        </w:rPr>
        <w:t xml:space="preserve">, which </w:t>
      </w:r>
      <w:r w:rsidR="005513B9">
        <w:rPr>
          <w:sz w:val="22"/>
          <w:lang w:val="en-GB"/>
        </w:rPr>
        <w:t>makes</w:t>
      </w:r>
      <w:r w:rsidR="005513B9" w:rsidRPr="00203D64">
        <w:rPr>
          <w:sz w:val="22"/>
          <w:lang w:val="en-GB"/>
        </w:rPr>
        <w:t xml:space="preserve"> </w:t>
      </w:r>
      <w:r w:rsidR="00576289" w:rsidRPr="00203D64">
        <w:rPr>
          <w:sz w:val="22"/>
          <w:lang w:val="en-GB"/>
        </w:rPr>
        <w:t xml:space="preserve">overfitting </w:t>
      </w:r>
      <w:r w:rsidR="005513B9">
        <w:rPr>
          <w:sz w:val="22"/>
          <w:lang w:val="en-GB"/>
        </w:rPr>
        <w:t>a less likely cause.</w:t>
      </w:r>
      <w:r w:rsidR="00B979F8" w:rsidRPr="00203D64">
        <w:rPr>
          <w:sz w:val="22"/>
          <w:lang w:val="en-GB"/>
        </w:rPr>
        <w:t xml:space="preserve"> </w:t>
      </w:r>
      <w:r w:rsidR="008900F3">
        <w:rPr>
          <w:sz w:val="22"/>
          <w:lang w:val="en-GB"/>
        </w:rPr>
        <w:t>Here, t</w:t>
      </w:r>
      <w:r w:rsidR="00DA797D">
        <w:rPr>
          <w:sz w:val="22"/>
          <w:lang w:val="en-GB"/>
        </w:rPr>
        <w:t>he similar distribution</w:t>
      </w:r>
      <w:r w:rsidR="00E80212">
        <w:rPr>
          <w:sz w:val="22"/>
          <w:lang w:val="en-GB"/>
        </w:rPr>
        <w:t>s</w:t>
      </w:r>
      <w:r w:rsidR="00DA797D">
        <w:rPr>
          <w:sz w:val="22"/>
          <w:lang w:val="en-GB"/>
        </w:rPr>
        <w:t xml:space="preserve"> </w:t>
      </w:r>
      <w:r w:rsidR="00ED3476">
        <w:rPr>
          <w:sz w:val="22"/>
          <w:lang w:val="en-GB"/>
        </w:rPr>
        <w:t>regardless of a dataset</w:t>
      </w:r>
      <w:r w:rsidR="00DA797D">
        <w:rPr>
          <w:sz w:val="22"/>
          <w:lang w:val="en-GB"/>
        </w:rPr>
        <w:t xml:space="preserve"> </w:t>
      </w:r>
      <w:r w:rsidR="00B979F8" w:rsidRPr="00203D64">
        <w:rPr>
          <w:sz w:val="22"/>
          <w:lang w:val="en-GB"/>
        </w:rPr>
        <w:t xml:space="preserve">demonstrates that the </w:t>
      </w:r>
      <w:r w:rsidR="00097E18" w:rsidRPr="00203D64">
        <w:rPr>
          <w:sz w:val="22"/>
          <w:lang w:val="en-GB"/>
        </w:rPr>
        <w:t>conditional</w:t>
      </w:r>
      <w:r w:rsidR="00B979F8" w:rsidRPr="00203D64">
        <w:rPr>
          <w:sz w:val="22"/>
          <w:lang w:val="en-GB"/>
        </w:rPr>
        <w:t xml:space="preserve"> models </w:t>
      </w:r>
      <w:proofErr w:type="gramStart"/>
      <w:r w:rsidR="00B979F8" w:rsidRPr="00203D64">
        <w:rPr>
          <w:sz w:val="22"/>
          <w:lang w:val="en-GB"/>
        </w:rPr>
        <w:t>are able to</w:t>
      </w:r>
      <w:proofErr w:type="gramEnd"/>
      <w:r w:rsidR="00B979F8" w:rsidRPr="00203D64">
        <w:rPr>
          <w:sz w:val="22"/>
          <w:lang w:val="en-GB"/>
        </w:rPr>
        <w:t xml:space="preserve"> generate both active and inactive compounds at </w:t>
      </w:r>
      <w:r w:rsidR="00B27B79" w:rsidRPr="00203D64">
        <w:rPr>
          <w:sz w:val="22"/>
          <w:lang w:val="en-GB"/>
        </w:rPr>
        <w:t xml:space="preserve">equal </w:t>
      </w:r>
      <w:r w:rsidR="00B979F8" w:rsidRPr="00203D64">
        <w:rPr>
          <w:sz w:val="22"/>
          <w:lang w:val="en-GB"/>
        </w:rPr>
        <w:t>ease, given that the states are set accordingly.</w:t>
      </w:r>
      <w:r w:rsidR="000A07B9" w:rsidRPr="00203D64">
        <w:rPr>
          <w:sz w:val="22"/>
          <w:lang w:val="en-GB"/>
        </w:rPr>
        <w:t xml:space="preserve"> </w:t>
      </w:r>
    </w:p>
    <w:p w14:paraId="1B4E7214" w14:textId="77777777" w:rsidR="0059734B" w:rsidRPr="005E36A3" w:rsidRDefault="0059734B" w:rsidP="005E36A3">
      <w:pPr>
        <w:rPr>
          <w:lang w:val="en-GB"/>
        </w:rPr>
      </w:pPr>
    </w:p>
    <w:p w14:paraId="2B7B3C36" w14:textId="1C023086" w:rsidR="00F16653" w:rsidRDefault="00F16653" w:rsidP="009568D5">
      <w:pPr>
        <w:pStyle w:val="Heading2"/>
        <w:rPr>
          <w:lang w:val="en-GB"/>
        </w:rPr>
      </w:pPr>
      <w:r>
        <w:rPr>
          <w:lang w:val="en-GB"/>
        </w:rPr>
        <w:t>Sampling</w:t>
      </w:r>
      <w:r w:rsidR="00492CBE">
        <w:rPr>
          <w:lang w:val="en-GB"/>
        </w:rPr>
        <w:t xml:space="preserve"> of</w:t>
      </w:r>
      <w:r>
        <w:rPr>
          <w:lang w:val="en-GB"/>
        </w:rPr>
        <w:t xml:space="preserve"> Active Molecules</w:t>
      </w:r>
    </w:p>
    <w:p w14:paraId="31C1C061" w14:textId="08DEF0D9" w:rsidR="00384BEB" w:rsidRDefault="00554E29" w:rsidP="00384BEB">
      <w:pPr>
        <w:rPr>
          <w:sz w:val="22"/>
          <w:lang w:val="en-GB"/>
        </w:rPr>
      </w:pPr>
      <w:r>
        <w:rPr>
          <w:sz w:val="22"/>
          <w:lang w:val="en-GB"/>
        </w:rPr>
        <w:t>The</w:t>
      </w:r>
      <w:r w:rsidR="00384BEB" w:rsidRPr="00203D64">
        <w:rPr>
          <w:sz w:val="22"/>
          <w:lang w:val="en-GB"/>
        </w:rPr>
        <w:t xml:space="preserve"> structures shown in </w:t>
      </w:r>
      <w:r w:rsidR="00384BEB" w:rsidRPr="00203D64">
        <w:rPr>
          <w:sz w:val="22"/>
          <w:lang w:val="en-GB"/>
        </w:rPr>
        <w:fldChar w:fldCharType="begin"/>
      </w:r>
      <w:r w:rsidR="00384BEB" w:rsidRPr="00203D64">
        <w:rPr>
          <w:sz w:val="22"/>
          <w:lang w:val="en-GB"/>
        </w:rPr>
        <w:instrText xml:space="preserve"> REF _Ref13840648 \h </w:instrText>
      </w:r>
      <w:r w:rsidR="00203D64">
        <w:rPr>
          <w:sz w:val="22"/>
          <w:lang w:val="en-GB"/>
        </w:rPr>
        <w:instrText xml:space="preserve"> \* MERGEFORMAT </w:instrText>
      </w:r>
      <w:r w:rsidR="00384BEB" w:rsidRPr="00203D64">
        <w:rPr>
          <w:sz w:val="22"/>
          <w:lang w:val="en-GB"/>
        </w:rPr>
      </w:r>
      <w:r w:rsidR="00384BEB" w:rsidRPr="00203D64">
        <w:rPr>
          <w:sz w:val="22"/>
          <w:lang w:val="en-GB"/>
        </w:rPr>
        <w:fldChar w:fldCharType="separate"/>
      </w:r>
      <w:r w:rsidR="00BB0168" w:rsidRPr="00BB0168">
        <w:rPr>
          <w:sz w:val="22"/>
        </w:rPr>
        <w:t xml:space="preserve">Figure </w:t>
      </w:r>
      <w:r w:rsidR="00BB0168" w:rsidRPr="00BB0168">
        <w:rPr>
          <w:noProof/>
          <w:sz w:val="22"/>
        </w:rPr>
        <w:t>4</w:t>
      </w:r>
      <w:r w:rsidR="00384BEB" w:rsidRPr="00203D64">
        <w:rPr>
          <w:sz w:val="22"/>
          <w:lang w:val="en-GB"/>
        </w:rPr>
        <w:fldChar w:fldCharType="end"/>
      </w:r>
      <w:r w:rsidR="00384BEB" w:rsidRPr="00203D64">
        <w:rPr>
          <w:sz w:val="22"/>
          <w:lang w:val="en-GB"/>
        </w:rPr>
        <w:t xml:space="preserve"> </w:t>
      </w:r>
      <w:r w:rsidR="008F2238">
        <w:rPr>
          <w:sz w:val="22"/>
          <w:lang w:val="en-GB"/>
        </w:rPr>
        <w:t>were</w:t>
      </w:r>
      <w:r w:rsidR="00730486">
        <w:rPr>
          <w:sz w:val="22"/>
          <w:lang w:val="en-GB"/>
        </w:rPr>
        <w:t xml:space="preserve"> generated by</w:t>
      </w:r>
      <w:r w:rsidR="00384BEB" w:rsidRPr="00203D64">
        <w:rPr>
          <w:sz w:val="22"/>
          <w:lang w:val="en-GB"/>
        </w:rPr>
        <w:t xml:space="preserve"> the two </w:t>
      </w:r>
      <w:r w:rsidR="00097E18" w:rsidRPr="00203D64">
        <w:rPr>
          <w:sz w:val="22"/>
          <w:lang w:val="en-GB"/>
        </w:rPr>
        <w:t>conditional</w:t>
      </w:r>
      <w:r w:rsidR="00384BEB" w:rsidRPr="00203D64">
        <w:rPr>
          <w:sz w:val="22"/>
          <w:lang w:val="en-GB"/>
        </w:rPr>
        <w:t xml:space="preserve"> networks </w:t>
      </w:r>
      <w:r w:rsidR="0087789D">
        <w:rPr>
          <w:sz w:val="22"/>
          <w:lang w:val="en-GB"/>
        </w:rPr>
        <w:t>using</w:t>
      </w:r>
      <w:r w:rsidR="00384BEB" w:rsidRPr="00203D64">
        <w:rPr>
          <w:sz w:val="22"/>
          <w:lang w:val="en-GB"/>
        </w:rPr>
        <w:t xml:space="preserve"> </w:t>
      </w:r>
      <w:r w:rsidR="00E326E2">
        <w:rPr>
          <w:sz w:val="22"/>
          <w:lang w:val="en-GB"/>
        </w:rPr>
        <w:t xml:space="preserve">known active </w:t>
      </w:r>
      <w:r w:rsidR="00384BEB" w:rsidRPr="00203D64">
        <w:rPr>
          <w:sz w:val="22"/>
          <w:lang w:val="en-GB"/>
        </w:rPr>
        <w:t>compounds</w:t>
      </w:r>
      <w:r w:rsidR="006D15C9">
        <w:rPr>
          <w:sz w:val="22"/>
          <w:lang w:val="en-GB"/>
        </w:rPr>
        <w:t xml:space="preserve"> </w:t>
      </w:r>
      <w:r w:rsidR="002D169A">
        <w:rPr>
          <w:sz w:val="22"/>
          <w:lang w:val="en-GB"/>
        </w:rPr>
        <w:t xml:space="preserve">from the </w:t>
      </w:r>
      <w:r w:rsidR="00C51FBD">
        <w:rPr>
          <w:sz w:val="22"/>
          <w:lang w:val="en-GB"/>
        </w:rPr>
        <w:t>DRD2 test set</w:t>
      </w:r>
      <w:r w:rsidR="0087789D">
        <w:rPr>
          <w:sz w:val="22"/>
          <w:lang w:val="en-GB"/>
        </w:rPr>
        <w:t xml:space="preserve"> as conditional seeds</w:t>
      </w:r>
      <w:r w:rsidR="00C51FBD">
        <w:rPr>
          <w:sz w:val="22"/>
          <w:lang w:val="en-GB"/>
        </w:rPr>
        <w:t xml:space="preserve">, which are </w:t>
      </w:r>
      <w:r w:rsidR="00384BEB" w:rsidRPr="00203D64">
        <w:rPr>
          <w:sz w:val="22"/>
          <w:lang w:val="en-GB"/>
        </w:rPr>
        <w:t xml:space="preserve">shown in the </w:t>
      </w:r>
      <w:r w:rsidR="00AB1D1C" w:rsidRPr="00203D64">
        <w:rPr>
          <w:sz w:val="22"/>
          <w:lang w:val="en-GB"/>
        </w:rPr>
        <w:t>centre</w:t>
      </w:r>
      <w:r w:rsidR="00883F70">
        <w:rPr>
          <w:sz w:val="22"/>
          <w:lang w:val="en-GB"/>
        </w:rPr>
        <w:t>.</w:t>
      </w:r>
      <w:r w:rsidR="004C1302">
        <w:rPr>
          <w:sz w:val="22"/>
          <w:lang w:val="en-GB"/>
        </w:rPr>
        <w:t xml:space="preserve"> </w:t>
      </w:r>
      <w:r w:rsidR="00384BEB" w:rsidRPr="00203D64">
        <w:rPr>
          <w:sz w:val="22"/>
          <w:lang w:val="en-GB"/>
        </w:rPr>
        <w:t>The</w:t>
      </w:r>
      <w:r w:rsidR="006272E0">
        <w:rPr>
          <w:sz w:val="22"/>
          <w:lang w:val="en-GB"/>
        </w:rPr>
        <w:t xml:space="preserve"> </w:t>
      </w:r>
      <w:r w:rsidR="00A105AD">
        <w:rPr>
          <w:sz w:val="22"/>
          <w:lang w:val="en-GB"/>
        </w:rPr>
        <w:t>exemplified</w:t>
      </w:r>
      <w:r w:rsidR="00384BEB" w:rsidRPr="00203D64">
        <w:rPr>
          <w:sz w:val="22"/>
          <w:lang w:val="en-GB"/>
        </w:rPr>
        <w:t xml:space="preserve"> molecules </w:t>
      </w:r>
      <w:r w:rsidR="006272E0">
        <w:rPr>
          <w:sz w:val="22"/>
          <w:lang w:val="en-GB"/>
        </w:rPr>
        <w:t>in</w:t>
      </w:r>
      <w:r w:rsidR="00384BEB" w:rsidRPr="00203D64">
        <w:rPr>
          <w:sz w:val="22"/>
          <w:lang w:val="en-GB"/>
        </w:rPr>
        <w:t xml:space="preserve"> the dashed circle were generated by the FPB model whereas the ones outside of it were generated by the PCB model. </w:t>
      </w:r>
      <w:r w:rsidR="00CF51E4">
        <w:rPr>
          <w:sz w:val="22"/>
          <w:lang w:val="en-GB"/>
        </w:rPr>
        <w:t>All the</w:t>
      </w:r>
      <w:r w:rsidR="00A2050C">
        <w:rPr>
          <w:sz w:val="22"/>
          <w:lang w:val="en-GB"/>
        </w:rPr>
        <w:t xml:space="preserve"> </w:t>
      </w:r>
      <w:r w:rsidR="00384BEB" w:rsidRPr="00203D64">
        <w:rPr>
          <w:sz w:val="22"/>
          <w:lang w:val="en-GB"/>
        </w:rPr>
        <w:t>molecules were filtered to have a QED score greater than 0.8 and were predicted to be active by the QSAR model with a probability greater than 0.8</w:t>
      </w:r>
      <w:r w:rsidR="00C717A2">
        <w:rPr>
          <w:sz w:val="22"/>
          <w:lang w:val="en-GB"/>
        </w:rPr>
        <w:t>.</w:t>
      </w:r>
      <w:del w:id="7" w:author="Chen, Hongming" w:date="2019-08-03T17:24:00Z">
        <w:r w:rsidR="00C717A2">
          <w:rPr>
            <w:sz w:val="22"/>
            <w:lang w:val="en-GB"/>
          </w:rPr>
          <w:delText xml:space="preserve"> </w:delText>
        </w:r>
      </w:del>
    </w:p>
    <w:p w14:paraId="4602FB41" w14:textId="77777777" w:rsidR="00FB1D9A" w:rsidRPr="00203D64" w:rsidRDefault="00FB1D9A" w:rsidP="00384BEB">
      <w:pPr>
        <w:rPr>
          <w:sz w:val="22"/>
          <w:lang w:val="en-GB"/>
        </w:rPr>
      </w:pPr>
    </w:p>
    <w:p w14:paraId="70FE1E21" w14:textId="43C4CED3" w:rsidR="00076E30" w:rsidRDefault="006A09FB" w:rsidP="00076E30">
      <w:pPr>
        <w:keepNext/>
      </w:pPr>
      <w:r w:rsidRPr="006A09FB">
        <w:rPr>
          <w:noProof/>
        </w:rPr>
        <w:lastRenderedPageBreak/>
        <w:drawing>
          <wp:inline distT="0" distB="0" distL="0" distR="0" wp14:anchorId="703F523C" wp14:editId="215E8BAF">
            <wp:extent cx="5760720" cy="2286000"/>
            <wp:effectExtent l="0" t="0" r="0" b="0"/>
            <wp:docPr id="46" name="Picture 8">
              <a:extLst xmlns:a="http://schemas.openxmlformats.org/drawingml/2006/main">
                <a:ext uri="{FF2B5EF4-FFF2-40B4-BE49-F238E27FC236}">
                  <a16:creationId xmlns:a16="http://schemas.microsoft.com/office/drawing/2014/main" id="{3B621CCB-FB91-41E5-92AA-56AB1FEABE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3B621CCB-FB91-41E5-92AA-56AB1FEABEA5}"/>
                        </a:ext>
                      </a:extLst>
                    </pic:cNvPr>
                    <pic:cNvPicPr>
                      <a:picLocks noChangeAspect="1"/>
                    </pic:cNvPicPr>
                  </pic:nvPicPr>
                  <pic:blipFill>
                    <a:blip r:embed="rId16">
                      <a:extLst>
                        <a:ext uri="{BEBA8EAE-BF5A-486C-A8C5-ECC9F3942E4B}">
                          <a14:imgProps xmlns:a14="http://schemas.microsoft.com/office/drawing/2010/main">
                            <a14:imgLayer r:embed="rId17">
                              <a14:imgEffect>
                                <a14:sharpenSoften amount="27000"/>
                              </a14:imgEffect>
                              <a14:imgEffect>
                                <a14:brightnessContrast contrast="-44000"/>
                              </a14:imgEffect>
                            </a14:imgLayer>
                          </a14:imgProps>
                        </a:ext>
                      </a:extLst>
                    </a:blip>
                    <a:stretch>
                      <a:fillRect/>
                    </a:stretch>
                  </pic:blipFill>
                  <pic:spPr>
                    <a:xfrm>
                      <a:off x="0" y="0"/>
                      <a:ext cx="5760720" cy="2286000"/>
                    </a:xfrm>
                    <a:prstGeom prst="rect">
                      <a:avLst/>
                    </a:prstGeom>
                  </pic:spPr>
                </pic:pic>
              </a:graphicData>
            </a:graphic>
          </wp:inline>
        </w:drawing>
      </w:r>
    </w:p>
    <w:p w14:paraId="5FD6D079" w14:textId="29413B27" w:rsidR="008A3878" w:rsidRDefault="00076E30" w:rsidP="00324823">
      <w:pPr>
        <w:pStyle w:val="Caption"/>
        <w:rPr>
          <w:lang w:val="en-GB"/>
        </w:rPr>
      </w:pPr>
      <w:bookmarkStart w:id="8" w:name="_Ref13840648"/>
      <w:r>
        <w:t xml:space="preserve">Figure </w:t>
      </w:r>
      <w:r>
        <w:fldChar w:fldCharType="begin"/>
      </w:r>
      <w:r>
        <w:instrText xml:space="preserve"> SEQ Figure \* ARABIC </w:instrText>
      </w:r>
      <w:r>
        <w:fldChar w:fldCharType="separate"/>
      </w:r>
      <w:r w:rsidR="00BB0168">
        <w:rPr>
          <w:noProof/>
        </w:rPr>
        <w:t>4</w:t>
      </w:r>
      <w:r>
        <w:fldChar w:fldCharType="end"/>
      </w:r>
      <w:bookmarkEnd w:id="8"/>
      <w:r>
        <w:t xml:space="preserve">: </w:t>
      </w:r>
      <w:r w:rsidR="00D553D0">
        <w:t xml:space="preserve">Generated structures from </w:t>
      </w:r>
      <w:r w:rsidR="005D72D1">
        <w:t>two</w:t>
      </w:r>
      <w:r w:rsidR="00D553D0">
        <w:t xml:space="preserve"> different </w:t>
      </w:r>
      <w:r w:rsidR="008D6B23">
        <w:t xml:space="preserve">known </w:t>
      </w:r>
      <w:r w:rsidR="00D553D0">
        <w:t>active seeds (center) selected randomly from the</w:t>
      </w:r>
      <w:r w:rsidR="00D51C22">
        <w:t xml:space="preserve"> DRD2</w:t>
      </w:r>
      <w:r w:rsidR="00D553D0">
        <w:t xml:space="preserve"> test set. The FPB (within dashed circle) and PCB (outside of dashed circle) generations have QED </w:t>
      </w:r>
      <w:r w:rsidR="00D553D0">
        <w:rPr>
          <w:rFonts w:cstheme="minorHAnsi"/>
        </w:rPr>
        <w:t>≥</w:t>
      </w:r>
      <w:r w:rsidR="00D553D0">
        <w:t xml:space="preserve"> 0.8</w:t>
      </w:r>
      <w:r w:rsidR="00AF1023">
        <w:t xml:space="preserve"> and </w:t>
      </w:r>
      <w:r w:rsidR="00D553D0">
        <w:t xml:space="preserve">a predicted active probability </w:t>
      </w:r>
      <w:r w:rsidR="00D553D0">
        <w:rPr>
          <w:rFonts w:cstheme="minorHAnsi"/>
        </w:rPr>
        <w:t>≥</w:t>
      </w:r>
      <w:r w:rsidR="00D553D0">
        <w:t xml:space="preserve"> 0.</w:t>
      </w:r>
      <w:r w:rsidR="000460F8">
        <w:t>8</w:t>
      </w:r>
      <w:r w:rsidR="00D553D0">
        <w:t>. The FPB-generated molecules mostly maintain the seeding scaffold whereas the PCB-generated ones hop scaffolds.</w:t>
      </w:r>
    </w:p>
    <w:p w14:paraId="4F088ECB" w14:textId="77777777" w:rsidR="006D173D" w:rsidRDefault="006D173D" w:rsidP="006D1FF5">
      <w:pPr>
        <w:rPr>
          <w:lang w:val="en-GB"/>
        </w:rPr>
      </w:pPr>
    </w:p>
    <w:p w14:paraId="165ADD9C" w14:textId="18684BBA" w:rsidR="002315F6" w:rsidRPr="00203D64" w:rsidRDefault="0040183C" w:rsidP="006D1FF5">
      <w:pPr>
        <w:rPr>
          <w:sz w:val="22"/>
          <w:lang w:val="en-GB"/>
        </w:rPr>
      </w:pPr>
      <w:r>
        <w:rPr>
          <w:sz w:val="22"/>
          <w:lang w:val="en-GB"/>
        </w:rPr>
        <w:t>T</w:t>
      </w:r>
      <w:r w:rsidR="009B76B3" w:rsidRPr="00203D64">
        <w:rPr>
          <w:sz w:val="22"/>
          <w:lang w:val="en-GB"/>
        </w:rPr>
        <w:t xml:space="preserve">he </w:t>
      </w:r>
      <w:r w:rsidR="000C2E94" w:rsidRPr="00203D64">
        <w:rPr>
          <w:sz w:val="22"/>
          <w:lang w:val="en-GB"/>
        </w:rPr>
        <w:t>FPB</w:t>
      </w:r>
      <w:r w:rsidR="00F627EB" w:rsidRPr="00203D64">
        <w:rPr>
          <w:sz w:val="22"/>
          <w:lang w:val="en-GB"/>
        </w:rPr>
        <w:t>-</w:t>
      </w:r>
      <w:r w:rsidR="000855C8">
        <w:rPr>
          <w:sz w:val="22"/>
          <w:lang w:val="en-GB"/>
        </w:rPr>
        <w:t xml:space="preserve">based generations </w:t>
      </w:r>
      <w:r w:rsidR="000C2E94" w:rsidRPr="00203D64">
        <w:rPr>
          <w:sz w:val="22"/>
          <w:lang w:val="en-GB"/>
        </w:rPr>
        <w:t xml:space="preserve">demonstrate almost identical </w:t>
      </w:r>
      <w:r w:rsidR="00820B66">
        <w:rPr>
          <w:sz w:val="22"/>
          <w:lang w:val="en-GB"/>
        </w:rPr>
        <w:t>structure</w:t>
      </w:r>
      <w:r w:rsidR="000C2E94" w:rsidRPr="00203D64">
        <w:rPr>
          <w:sz w:val="22"/>
          <w:lang w:val="en-GB"/>
        </w:rPr>
        <w:t xml:space="preserve"> </w:t>
      </w:r>
      <w:r w:rsidR="00F627EB" w:rsidRPr="00203D64">
        <w:rPr>
          <w:sz w:val="22"/>
          <w:lang w:val="en-GB"/>
        </w:rPr>
        <w:t>to</w:t>
      </w:r>
      <w:r w:rsidR="000C2E94" w:rsidRPr="00203D64">
        <w:rPr>
          <w:sz w:val="22"/>
          <w:lang w:val="en-GB"/>
        </w:rPr>
        <w:t xml:space="preserve"> the see</w:t>
      </w:r>
      <w:r w:rsidR="00826F82" w:rsidRPr="00203D64">
        <w:rPr>
          <w:sz w:val="22"/>
          <w:lang w:val="en-GB"/>
        </w:rPr>
        <w:t>d at least at a scaffold level</w:t>
      </w:r>
      <w:r w:rsidR="002B0C4E" w:rsidRPr="00203D64">
        <w:rPr>
          <w:sz w:val="22"/>
          <w:lang w:val="en-GB"/>
        </w:rPr>
        <w:t xml:space="preserve">. On the other hand, the PCB-generated molecules </w:t>
      </w:r>
      <w:r w:rsidR="00701909">
        <w:rPr>
          <w:sz w:val="22"/>
          <w:lang w:val="en-GB"/>
        </w:rPr>
        <w:t xml:space="preserve">have </w:t>
      </w:r>
      <w:r w:rsidR="003C6690">
        <w:rPr>
          <w:sz w:val="22"/>
          <w:lang w:val="en-GB"/>
        </w:rPr>
        <w:t xml:space="preserve">clearly different scaffolds </w:t>
      </w:r>
      <w:r w:rsidR="0027274F">
        <w:rPr>
          <w:sz w:val="22"/>
          <w:lang w:val="en-GB"/>
        </w:rPr>
        <w:t>to seed</w:t>
      </w:r>
      <w:r w:rsidR="00C46BCB">
        <w:rPr>
          <w:sz w:val="22"/>
          <w:lang w:val="en-GB"/>
        </w:rPr>
        <w:t xml:space="preserve">, which can be attributed to </w:t>
      </w:r>
      <w:r w:rsidR="0027274F">
        <w:rPr>
          <w:sz w:val="22"/>
          <w:lang w:val="en-GB"/>
        </w:rPr>
        <w:t xml:space="preserve">the fact that </w:t>
      </w:r>
      <w:r w:rsidR="00470CBB" w:rsidRPr="00203D64">
        <w:rPr>
          <w:sz w:val="22"/>
          <w:lang w:val="en-GB"/>
        </w:rPr>
        <w:t>the selected physicochemical descriptors</w:t>
      </w:r>
      <w:r w:rsidR="00201417" w:rsidRPr="00203D64">
        <w:rPr>
          <w:sz w:val="22"/>
          <w:lang w:val="en-GB"/>
        </w:rPr>
        <w:t xml:space="preserve"> </w:t>
      </w:r>
      <w:r w:rsidR="0027274F">
        <w:rPr>
          <w:sz w:val="22"/>
          <w:lang w:val="en-GB"/>
        </w:rPr>
        <w:t>do</w:t>
      </w:r>
      <w:r w:rsidR="008041C1">
        <w:rPr>
          <w:sz w:val="22"/>
          <w:lang w:val="en-GB"/>
        </w:rPr>
        <w:t xml:space="preserve"> no</w:t>
      </w:r>
      <w:r w:rsidR="0027274F">
        <w:rPr>
          <w:sz w:val="22"/>
          <w:lang w:val="en-GB"/>
        </w:rPr>
        <w:t>t</w:t>
      </w:r>
      <w:r w:rsidR="0006413A">
        <w:rPr>
          <w:sz w:val="22"/>
          <w:lang w:val="en-GB"/>
        </w:rPr>
        <w:t xml:space="preserve"> encod</w:t>
      </w:r>
      <w:r w:rsidR="0027274F">
        <w:rPr>
          <w:sz w:val="22"/>
          <w:lang w:val="en-GB"/>
        </w:rPr>
        <w:t>e</w:t>
      </w:r>
      <w:r w:rsidR="0006413A">
        <w:rPr>
          <w:sz w:val="22"/>
          <w:lang w:val="en-GB"/>
        </w:rPr>
        <w:t xml:space="preserve"> </w:t>
      </w:r>
      <w:r w:rsidR="00201417" w:rsidRPr="00203D64">
        <w:rPr>
          <w:sz w:val="22"/>
          <w:lang w:val="en-GB"/>
        </w:rPr>
        <w:t xml:space="preserve">structural </w:t>
      </w:r>
      <w:r w:rsidR="0006413A">
        <w:rPr>
          <w:sz w:val="22"/>
          <w:lang w:val="en-GB"/>
        </w:rPr>
        <w:t>information directly.</w:t>
      </w:r>
    </w:p>
    <w:p w14:paraId="36F477AC" w14:textId="314E3EEA" w:rsidR="001B7256" w:rsidRPr="00203D64" w:rsidRDefault="009B76B3" w:rsidP="006D1FF5">
      <w:pPr>
        <w:rPr>
          <w:sz w:val="22"/>
          <w:lang w:val="en-GB"/>
        </w:rPr>
      </w:pPr>
      <w:r w:rsidRPr="00203D64">
        <w:rPr>
          <w:sz w:val="22"/>
          <w:lang w:val="en-GB"/>
        </w:rPr>
        <w:t>The correlation between</w:t>
      </w:r>
      <w:r w:rsidR="00B573B1" w:rsidRPr="00203D64">
        <w:rPr>
          <w:sz w:val="22"/>
          <w:lang w:val="en-GB"/>
        </w:rPr>
        <w:t xml:space="preserve"> the</w:t>
      </w:r>
      <w:r w:rsidRPr="00203D64">
        <w:rPr>
          <w:sz w:val="22"/>
          <w:lang w:val="en-GB"/>
        </w:rPr>
        <w:t xml:space="preserve"> seed and </w:t>
      </w:r>
      <w:r w:rsidR="00B573B1" w:rsidRPr="00203D64">
        <w:rPr>
          <w:sz w:val="22"/>
          <w:lang w:val="en-GB"/>
        </w:rPr>
        <w:t xml:space="preserve">the </w:t>
      </w:r>
      <w:r w:rsidRPr="00203D64">
        <w:rPr>
          <w:sz w:val="22"/>
          <w:lang w:val="en-GB"/>
        </w:rPr>
        <w:t>outpu</w:t>
      </w:r>
      <w:r w:rsidR="00B573B1" w:rsidRPr="00203D64">
        <w:rPr>
          <w:sz w:val="22"/>
          <w:lang w:val="en-GB"/>
        </w:rPr>
        <w:t>t</w:t>
      </w:r>
      <w:r w:rsidR="00C00015">
        <w:rPr>
          <w:sz w:val="22"/>
          <w:lang w:val="en-GB"/>
        </w:rPr>
        <w:t xml:space="preserve"> of the models</w:t>
      </w:r>
      <w:r w:rsidRPr="00203D64">
        <w:rPr>
          <w:sz w:val="22"/>
          <w:lang w:val="en-GB"/>
        </w:rPr>
        <w:t xml:space="preserve"> </w:t>
      </w:r>
      <w:r w:rsidR="00A77EDD">
        <w:rPr>
          <w:sz w:val="22"/>
          <w:lang w:val="en-GB"/>
        </w:rPr>
        <w:t>was</w:t>
      </w:r>
      <w:r w:rsidRPr="00203D64">
        <w:rPr>
          <w:sz w:val="22"/>
          <w:lang w:val="en-GB"/>
        </w:rPr>
        <w:t xml:space="preserve"> further investigated by calculating the Tanimoto </w:t>
      </w:r>
      <w:r w:rsidR="00470CBB" w:rsidRPr="00203D64">
        <w:rPr>
          <w:sz w:val="22"/>
          <w:lang w:val="en-GB"/>
        </w:rPr>
        <w:t>similarity</w:t>
      </w:r>
      <w:r w:rsidRPr="00203D64">
        <w:rPr>
          <w:sz w:val="22"/>
          <w:lang w:val="en-GB"/>
        </w:rPr>
        <w:t xml:space="preserve"> </w:t>
      </w:r>
      <w:r w:rsidR="00B573B1" w:rsidRPr="00203D64">
        <w:rPr>
          <w:sz w:val="22"/>
          <w:lang w:val="en-GB"/>
        </w:rPr>
        <w:t xml:space="preserve">of </w:t>
      </w:r>
      <w:r w:rsidR="00AB1366">
        <w:rPr>
          <w:sz w:val="22"/>
          <w:lang w:val="en-GB"/>
        </w:rPr>
        <w:t>multiple</w:t>
      </w:r>
      <w:r w:rsidR="00B573B1" w:rsidRPr="00203D64">
        <w:rPr>
          <w:sz w:val="22"/>
          <w:lang w:val="en-GB"/>
        </w:rPr>
        <w:t xml:space="preserve"> generations. </w:t>
      </w:r>
      <w:r w:rsidR="004F3297">
        <w:rPr>
          <w:sz w:val="22"/>
          <w:lang w:val="en-GB"/>
        </w:rPr>
        <w:t xml:space="preserve">For that purpose, </w:t>
      </w:r>
      <w:r w:rsidR="00B573B1" w:rsidRPr="00203D64">
        <w:rPr>
          <w:sz w:val="22"/>
          <w:lang w:val="en-GB"/>
        </w:rPr>
        <w:t>100 seeds were</w:t>
      </w:r>
      <w:r w:rsidR="008D0FCE" w:rsidRPr="00203D64">
        <w:rPr>
          <w:sz w:val="22"/>
          <w:lang w:val="en-GB"/>
        </w:rPr>
        <w:t xml:space="preserve"> randomly</w:t>
      </w:r>
      <w:r w:rsidR="00B573B1" w:rsidRPr="00203D64">
        <w:rPr>
          <w:sz w:val="22"/>
          <w:lang w:val="en-GB"/>
        </w:rPr>
        <w:t xml:space="preserve"> selected from the</w:t>
      </w:r>
      <w:r w:rsidR="008D0FCE" w:rsidRPr="00203D64">
        <w:rPr>
          <w:sz w:val="22"/>
          <w:lang w:val="en-GB"/>
        </w:rPr>
        <w:t xml:space="preserve"> unseen </w:t>
      </w:r>
      <w:r w:rsidR="00064053" w:rsidRPr="00203D64">
        <w:rPr>
          <w:sz w:val="22"/>
          <w:lang w:val="en-GB"/>
        </w:rPr>
        <w:t xml:space="preserve">active </w:t>
      </w:r>
      <w:r w:rsidR="008D0FCE" w:rsidRPr="00203D64">
        <w:rPr>
          <w:sz w:val="22"/>
          <w:lang w:val="en-GB"/>
        </w:rPr>
        <w:t>compounds of the</w:t>
      </w:r>
      <w:r w:rsidR="00B573B1" w:rsidRPr="00203D64">
        <w:rPr>
          <w:sz w:val="22"/>
          <w:lang w:val="en-GB"/>
        </w:rPr>
        <w:t xml:space="preserve"> DRD2 test set and for each one, 256 molecules were generated in a batch by each of the </w:t>
      </w:r>
      <w:r w:rsidR="00097E18" w:rsidRPr="00203D64">
        <w:rPr>
          <w:sz w:val="22"/>
          <w:lang w:val="en-GB"/>
        </w:rPr>
        <w:t>conditional</w:t>
      </w:r>
      <w:r w:rsidR="00B573B1" w:rsidRPr="00203D64">
        <w:rPr>
          <w:sz w:val="22"/>
          <w:lang w:val="en-GB"/>
        </w:rPr>
        <w:t xml:space="preserve"> models</w:t>
      </w:r>
      <w:r w:rsidR="00EB6B30" w:rsidRPr="00203D64">
        <w:rPr>
          <w:sz w:val="22"/>
          <w:lang w:val="en-GB"/>
        </w:rPr>
        <w:t xml:space="preserve"> </w:t>
      </w:r>
      <w:r w:rsidR="00550EA6">
        <w:rPr>
          <w:sz w:val="22"/>
          <w:lang w:val="en-GB"/>
        </w:rPr>
        <w:t>yielding</w:t>
      </w:r>
      <w:r w:rsidR="001F6B52">
        <w:rPr>
          <w:sz w:val="22"/>
          <w:lang w:val="en-GB"/>
        </w:rPr>
        <w:t xml:space="preserve"> a </w:t>
      </w:r>
      <w:r w:rsidR="006F5BAA" w:rsidRPr="00203D64">
        <w:rPr>
          <w:sz w:val="22"/>
          <w:lang w:val="en-GB"/>
        </w:rPr>
        <w:t xml:space="preserve">total </w:t>
      </w:r>
      <w:r w:rsidR="001F6B52">
        <w:rPr>
          <w:sz w:val="22"/>
          <w:lang w:val="en-GB"/>
        </w:rPr>
        <w:t xml:space="preserve">of </w:t>
      </w:r>
      <w:r w:rsidR="006F5BAA" w:rsidRPr="00203D64">
        <w:rPr>
          <w:sz w:val="22"/>
          <w:lang w:val="en-GB"/>
        </w:rPr>
        <w:t>25</w:t>
      </w:r>
      <w:r w:rsidR="00F17AF7" w:rsidRPr="00203D64">
        <w:rPr>
          <w:sz w:val="22"/>
          <w:lang w:val="en-GB"/>
        </w:rPr>
        <w:t>,</w:t>
      </w:r>
      <w:r w:rsidR="006F5BAA" w:rsidRPr="00203D64">
        <w:rPr>
          <w:sz w:val="22"/>
          <w:lang w:val="en-GB"/>
        </w:rPr>
        <w:t>600 SMILES strings</w:t>
      </w:r>
      <w:r w:rsidR="00B573B1" w:rsidRPr="00203D64">
        <w:rPr>
          <w:sz w:val="22"/>
          <w:lang w:val="en-GB"/>
        </w:rPr>
        <w:t xml:space="preserve">. </w:t>
      </w:r>
      <w:r w:rsidR="006F5BAA" w:rsidRPr="00203D64">
        <w:rPr>
          <w:sz w:val="22"/>
          <w:lang w:val="en-GB"/>
        </w:rPr>
        <w:t>For each batch, the pairwise Tanimoto similarit</w:t>
      </w:r>
      <w:r w:rsidR="00553581">
        <w:rPr>
          <w:sz w:val="22"/>
          <w:lang w:val="en-GB"/>
        </w:rPr>
        <w:t>ies</w:t>
      </w:r>
      <w:r w:rsidR="006F5BAA" w:rsidRPr="00203D64">
        <w:rPr>
          <w:sz w:val="22"/>
          <w:lang w:val="en-GB"/>
        </w:rPr>
        <w:t xml:space="preserve"> </w:t>
      </w:r>
      <w:r w:rsidR="00553581" w:rsidRPr="00203D64">
        <w:rPr>
          <w:sz w:val="22"/>
          <w:lang w:val="en-GB"/>
        </w:rPr>
        <w:t>w</w:t>
      </w:r>
      <w:r w:rsidR="00553581">
        <w:rPr>
          <w:sz w:val="22"/>
          <w:lang w:val="en-GB"/>
        </w:rPr>
        <w:t>ere</w:t>
      </w:r>
      <w:r w:rsidR="00553581" w:rsidRPr="00203D64">
        <w:rPr>
          <w:sz w:val="22"/>
          <w:lang w:val="en-GB"/>
        </w:rPr>
        <w:t xml:space="preserve"> </w:t>
      </w:r>
      <w:r w:rsidR="006F5BAA" w:rsidRPr="00203D64">
        <w:rPr>
          <w:sz w:val="22"/>
          <w:lang w:val="en-GB"/>
        </w:rPr>
        <w:t>calculated between the</w:t>
      </w:r>
      <w:r w:rsidR="00B172CA" w:rsidRPr="00203D64">
        <w:rPr>
          <w:sz w:val="22"/>
          <w:lang w:val="en-GB"/>
        </w:rPr>
        <w:t xml:space="preserve"> scaffolds of the</w:t>
      </w:r>
      <w:r w:rsidR="006F5BAA" w:rsidRPr="00203D64">
        <w:rPr>
          <w:sz w:val="22"/>
          <w:lang w:val="en-GB"/>
        </w:rPr>
        <w:t xml:space="preserve"> associated seed and </w:t>
      </w:r>
      <w:r w:rsidR="00B172CA" w:rsidRPr="00203D64">
        <w:rPr>
          <w:sz w:val="22"/>
          <w:lang w:val="en-GB"/>
        </w:rPr>
        <w:t xml:space="preserve">of </w:t>
      </w:r>
      <w:r w:rsidR="00990E26">
        <w:rPr>
          <w:sz w:val="22"/>
          <w:lang w:val="en-GB"/>
        </w:rPr>
        <w:t>all uniquely</w:t>
      </w:r>
      <w:r w:rsidR="006F5BAA" w:rsidRPr="00203D64">
        <w:rPr>
          <w:sz w:val="22"/>
          <w:lang w:val="en-GB"/>
        </w:rPr>
        <w:t xml:space="preserve"> </w:t>
      </w:r>
      <w:r w:rsidR="00064053" w:rsidRPr="00203D64">
        <w:rPr>
          <w:sz w:val="22"/>
          <w:lang w:val="en-GB"/>
        </w:rPr>
        <w:t>generated</w:t>
      </w:r>
      <w:r w:rsidR="006F5BAA" w:rsidRPr="00203D64">
        <w:rPr>
          <w:sz w:val="22"/>
          <w:lang w:val="en-GB"/>
        </w:rPr>
        <w:t xml:space="preserve"> compound</w:t>
      </w:r>
      <w:r w:rsidR="00990E26">
        <w:rPr>
          <w:sz w:val="22"/>
          <w:lang w:val="en-GB"/>
        </w:rPr>
        <w:t>s</w:t>
      </w:r>
      <w:r w:rsidR="00064053" w:rsidRPr="00203D64">
        <w:rPr>
          <w:sz w:val="22"/>
          <w:lang w:val="en-GB"/>
        </w:rPr>
        <w:t>. T</w:t>
      </w:r>
      <w:r w:rsidR="006F5BAA" w:rsidRPr="00203D64">
        <w:rPr>
          <w:sz w:val="22"/>
          <w:lang w:val="en-GB"/>
        </w:rPr>
        <w:t xml:space="preserve">he results are </w:t>
      </w:r>
      <w:r w:rsidR="00B27403">
        <w:rPr>
          <w:sz w:val="22"/>
          <w:lang w:val="en-GB"/>
        </w:rPr>
        <w:t>plotted</w:t>
      </w:r>
      <w:r w:rsidR="00B27403" w:rsidRPr="00203D64">
        <w:rPr>
          <w:sz w:val="22"/>
          <w:lang w:val="en-GB"/>
        </w:rPr>
        <w:t xml:space="preserve"> </w:t>
      </w:r>
      <w:r w:rsidR="006F5BAA" w:rsidRPr="00203D64">
        <w:rPr>
          <w:sz w:val="22"/>
          <w:lang w:val="en-GB"/>
        </w:rPr>
        <w:t xml:space="preserve">in </w:t>
      </w:r>
      <w:r w:rsidR="006E1934" w:rsidRPr="00203D64">
        <w:rPr>
          <w:sz w:val="22"/>
          <w:lang w:val="en-GB"/>
        </w:rPr>
        <w:fldChar w:fldCharType="begin"/>
      </w:r>
      <w:r w:rsidR="006E1934" w:rsidRPr="00203D64">
        <w:rPr>
          <w:sz w:val="22"/>
          <w:lang w:val="en-GB"/>
        </w:rPr>
        <w:instrText xml:space="preserve"> REF _Ref13843925 \h </w:instrText>
      </w:r>
      <w:r w:rsidR="00203D64">
        <w:rPr>
          <w:sz w:val="22"/>
          <w:lang w:val="en-GB"/>
        </w:rPr>
        <w:instrText xml:space="preserve"> \* MERGEFORMAT </w:instrText>
      </w:r>
      <w:r w:rsidR="006E1934" w:rsidRPr="00203D64">
        <w:rPr>
          <w:sz w:val="22"/>
          <w:lang w:val="en-GB"/>
        </w:rPr>
      </w:r>
      <w:r w:rsidR="006E1934" w:rsidRPr="00203D64">
        <w:rPr>
          <w:sz w:val="22"/>
          <w:lang w:val="en-GB"/>
        </w:rPr>
        <w:fldChar w:fldCharType="separate"/>
      </w:r>
      <w:r w:rsidR="00BB0168" w:rsidRPr="00BB0168">
        <w:rPr>
          <w:sz w:val="22"/>
        </w:rPr>
        <w:t xml:space="preserve">Figure </w:t>
      </w:r>
      <w:r w:rsidR="00BB0168" w:rsidRPr="00BB0168">
        <w:rPr>
          <w:noProof/>
          <w:sz w:val="22"/>
        </w:rPr>
        <w:t>5</w:t>
      </w:r>
      <w:r w:rsidR="006E1934" w:rsidRPr="00203D64">
        <w:rPr>
          <w:sz w:val="22"/>
          <w:lang w:val="en-GB"/>
        </w:rPr>
        <w:fldChar w:fldCharType="end"/>
      </w:r>
      <w:r w:rsidR="00E132AF">
        <w:rPr>
          <w:sz w:val="22"/>
          <w:lang w:val="en-GB"/>
        </w:rPr>
        <w:t>A</w:t>
      </w:r>
      <w:r w:rsidR="00611CD3">
        <w:rPr>
          <w:sz w:val="22"/>
          <w:lang w:val="en-GB"/>
        </w:rPr>
        <w:t>, while</w:t>
      </w:r>
      <w:r w:rsidR="006E1934" w:rsidRPr="00203D64">
        <w:rPr>
          <w:sz w:val="22"/>
          <w:lang w:val="en-GB"/>
        </w:rPr>
        <w:t xml:space="preserve"> </w:t>
      </w:r>
      <w:r w:rsidR="00064053" w:rsidRPr="00203D64">
        <w:rPr>
          <w:sz w:val="22"/>
          <w:lang w:val="en-GB"/>
        </w:rPr>
        <w:t xml:space="preserve"> the predicted probabilities of being active for each  compound</w:t>
      </w:r>
      <w:r w:rsidR="00553581">
        <w:rPr>
          <w:sz w:val="22"/>
          <w:lang w:val="en-GB"/>
        </w:rPr>
        <w:t xml:space="preserve"> </w:t>
      </w:r>
      <w:r w:rsidR="00337117">
        <w:rPr>
          <w:sz w:val="22"/>
          <w:lang w:val="en-GB"/>
        </w:rPr>
        <w:t xml:space="preserve">were </w:t>
      </w:r>
      <w:r w:rsidR="00553581">
        <w:rPr>
          <w:sz w:val="22"/>
          <w:lang w:val="en-GB"/>
        </w:rPr>
        <w:t xml:space="preserve">plotted in </w:t>
      </w:r>
      <w:r w:rsidR="004F3297" w:rsidRPr="004F3297">
        <w:rPr>
          <w:sz w:val="22"/>
          <w:lang w:val="en-GB"/>
        </w:rPr>
        <w:fldChar w:fldCharType="begin"/>
      </w:r>
      <w:r w:rsidR="004F3297" w:rsidRPr="004F3297">
        <w:rPr>
          <w:sz w:val="22"/>
          <w:lang w:val="en-GB"/>
        </w:rPr>
        <w:instrText xml:space="preserve"> REF _Ref13843925 \h </w:instrText>
      </w:r>
      <w:r w:rsidR="004F3297">
        <w:rPr>
          <w:sz w:val="22"/>
          <w:lang w:val="en-GB"/>
        </w:rPr>
        <w:instrText xml:space="preserve"> \* MERGEFORMAT </w:instrText>
      </w:r>
      <w:r w:rsidR="004F3297" w:rsidRPr="004F3297">
        <w:rPr>
          <w:sz w:val="22"/>
          <w:lang w:val="en-GB"/>
        </w:rPr>
      </w:r>
      <w:r w:rsidR="004F3297" w:rsidRPr="004F3297">
        <w:rPr>
          <w:sz w:val="22"/>
          <w:lang w:val="en-GB"/>
        </w:rPr>
        <w:fldChar w:fldCharType="separate"/>
      </w:r>
      <w:r w:rsidR="00BB0168" w:rsidRPr="00BB0168">
        <w:rPr>
          <w:sz w:val="22"/>
        </w:rPr>
        <w:t xml:space="preserve">Figure </w:t>
      </w:r>
      <w:r w:rsidR="00BB0168" w:rsidRPr="00BB0168">
        <w:rPr>
          <w:noProof/>
          <w:sz w:val="22"/>
        </w:rPr>
        <w:t>5</w:t>
      </w:r>
      <w:r w:rsidR="004F3297" w:rsidRPr="004F3297">
        <w:rPr>
          <w:sz w:val="22"/>
          <w:lang w:val="en-GB"/>
        </w:rPr>
        <w:fldChar w:fldCharType="end"/>
      </w:r>
      <w:r w:rsidR="004F3297" w:rsidRPr="004F3297">
        <w:rPr>
          <w:sz w:val="22"/>
          <w:lang w:val="en-GB"/>
        </w:rPr>
        <w:t>B</w:t>
      </w:r>
      <w:r w:rsidR="00064053" w:rsidRPr="00203D64">
        <w:rPr>
          <w:sz w:val="22"/>
          <w:lang w:val="en-GB"/>
        </w:rPr>
        <w:t xml:space="preserve">. </w:t>
      </w:r>
      <w:r w:rsidR="00725440">
        <w:rPr>
          <w:sz w:val="22"/>
          <w:lang w:val="en-GB"/>
        </w:rPr>
        <w:t>The</w:t>
      </w:r>
      <w:r w:rsidR="00064053" w:rsidRPr="00203D64">
        <w:rPr>
          <w:sz w:val="22"/>
          <w:lang w:val="en-GB"/>
        </w:rPr>
        <w:t xml:space="preserve"> PCB-generated </w:t>
      </w:r>
      <w:r w:rsidR="00990E26">
        <w:rPr>
          <w:sz w:val="22"/>
          <w:lang w:val="en-GB"/>
        </w:rPr>
        <w:t>scaffolds</w:t>
      </w:r>
      <w:r w:rsidR="00064053" w:rsidRPr="00203D64">
        <w:rPr>
          <w:sz w:val="22"/>
          <w:lang w:val="en-GB"/>
        </w:rPr>
        <w:t xml:space="preserve"> tend to be dissimilar to their seeds </w:t>
      </w:r>
      <w:r w:rsidR="00C67442" w:rsidRPr="00203D64">
        <w:rPr>
          <w:sz w:val="22"/>
          <w:lang w:val="en-GB"/>
        </w:rPr>
        <w:t xml:space="preserve">in contrast with the FPB-generated </w:t>
      </w:r>
      <w:r w:rsidR="00990E26">
        <w:rPr>
          <w:sz w:val="22"/>
          <w:lang w:val="en-GB"/>
        </w:rPr>
        <w:t>ones,</w:t>
      </w:r>
      <w:r w:rsidR="00B172CA" w:rsidRPr="00203D64">
        <w:rPr>
          <w:sz w:val="22"/>
          <w:lang w:val="en-GB"/>
        </w:rPr>
        <w:t xml:space="preserve"> the similarity of which to the seeding scaffolds</w:t>
      </w:r>
      <w:r w:rsidR="008503EE" w:rsidRPr="00203D64">
        <w:rPr>
          <w:sz w:val="22"/>
          <w:lang w:val="en-GB"/>
        </w:rPr>
        <w:t xml:space="preserve"> follows a bimodal distribution </w:t>
      </w:r>
      <w:r w:rsidR="00B172CA" w:rsidRPr="00203D64">
        <w:rPr>
          <w:sz w:val="22"/>
          <w:lang w:val="en-GB"/>
        </w:rPr>
        <w:t>that</w:t>
      </w:r>
      <w:r w:rsidR="008503EE" w:rsidRPr="00203D64">
        <w:rPr>
          <w:sz w:val="22"/>
          <w:lang w:val="en-GB"/>
        </w:rPr>
        <w:t xml:space="preserve"> is </w:t>
      </w:r>
      <w:r w:rsidR="003028FE" w:rsidRPr="00203D64">
        <w:rPr>
          <w:sz w:val="22"/>
          <w:lang w:val="en-GB"/>
        </w:rPr>
        <w:t>shifted t</w:t>
      </w:r>
      <w:r w:rsidR="00B172CA" w:rsidRPr="00203D64">
        <w:rPr>
          <w:sz w:val="22"/>
          <w:lang w:val="en-GB"/>
        </w:rPr>
        <w:t>o the right</w:t>
      </w:r>
      <w:r w:rsidR="00136A74">
        <w:rPr>
          <w:sz w:val="22"/>
          <w:lang w:val="en-GB"/>
        </w:rPr>
        <w:t>, showing that similar or identical scaffolds are generated</w:t>
      </w:r>
      <w:r w:rsidR="00B172CA" w:rsidRPr="00203D64">
        <w:rPr>
          <w:sz w:val="22"/>
          <w:lang w:val="en-GB"/>
        </w:rPr>
        <w:t>.</w:t>
      </w:r>
      <w:r w:rsidR="00990E26">
        <w:rPr>
          <w:sz w:val="22"/>
          <w:lang w:val="en-GB"/>
        </w:rPr>
        <w:t xml:space="preserve"> </w:t>
      </w:r>
      <w:r w:rsidR="00064053" w:rsidRPr="00203D64">
        <w:rPr>
          <w:sz w:val="22"/>
          <w:lang w:val="en-GB"/>
        </w:rPr>
        <w:t>However, in both cases the distribution of active probabilities is comparabl</w:t>
      </w:r>
      <w:r w:rsidR="00064053" w:rsidRPr="001C1FFB">
        <w:rPr>
          <w:sz w:val="22"/>
          <w:lang w:val="en-GB"/>
        </w:rPr>
        <w:t>e</w:t>
      </w:r>
      <w:r w:rsidR="001C1FFB" w:rsidRPr="001C1FFB">
        <w:rPr>
          <w:sz w:val="22"/>
          <w:lang w:val="en-GB"/>
        </w:rPr>
        <w:t xml:space="preserve"> (</w:t>
      </w:r>
      <w:r w:rsidR="001C1FFB" w:rsidRPr="001C1FFB">
        <w:rPr>
          <w:sz w:val="22"/>
          <w:lang w:val="en-GB"/>
        </w:rPr>
        <w:fldChar w:fldCharType="begin"/>
      </w:r>
      <w:r w:rsidR="001C1FFB" w:rsidRPr="001C1FFB">
        <w:rPr>
          <w:sz w:val="22"/>
          <w:lang w:val="en-GB"/>
        </w:rPr>
        <w:instrText xml:space="preserve"> REF _Ref13843925 \h </w:instrText>
      </w:r>
      <w:r w:rsidR="001C1FFB">
        <w:rPr>
          <w:sz w:val="22"/>
          <w:lang w:val="en-GB"/>
        </w:rPr>
        <w:instrText xml:space="preserve"> \* MERGEFORMAT </w:instrText>
      </w:r>
      <w:r w:rsidR="001C1FFB" w:rsidRPr="001C1FFB">
        <w:rPr>
          <w:sz w:val="22"/>
          <w:lang w:val="en-GB"/>
        </w:rPr>
      </w:r>
      <w:r w:rsidR="001C1FFB" w:rsidRPr="001C1FFB">
        <w:rPr>
          <w:sz w:val="22"/>
          <w:lang w:val="en-GB"/>
        </w:rPr>
        <w:fldChar w:fldCharType="separate"/>
      </w:r>
      <w:r w:rsidR="00BB0168" w:rsidRPr="00BB0168">
        <w:rPr>
          <w:sz w:val="22"/>
        </w:rPr>
        <w:t xml:space="preserve">Figure </w:t>
      </w:r>
      <w:r w:rsidR="00BB0168" w:rsidRPr="00BB0168">
        <w:rPr>
          <w:noProof/>
          <w:sz w:val="22"/>
        </w:rPr>
        <w:t>5</w:t>
      </w:r>
      <w:r w:rsidR="001C1FFB" w:rsidRPr="001C1FFB">
        <w:rPr>
          <w:sz w:val="22"/>
          <w:lang w:val="en-GB"/>
        </w:rPr>
        <w:fldChar w:fldCharType="end"/>
      </w:r>
      <w:r w:rsidR="001C1FFB" w:rsidRPr="001C1FFB">
        <w:rPr>
          <w:sz w:val="22"/>
          <w:lang w:val="en-GB"/>
        </w:rPr>
        <w:t>B)</w:t>
      </w:r>
      <w:r w:rsidR="00064053" w:rsidRPr="00203D64">
        <w:rPr>
          <w:sz w:val="22"/>
          <w:lang w:val="en-GB"/>
        </w:rPr>
        <w:t xml:space="preserve">, proving that both models </w:t>
      </w:r>
      <w:r w:rsidR="00A46211">
        <w:rPr>
          <w:sz w:val="22"/>
          <w:lang w:val="en-GB"/>
        </w:rPr>
        <w:t>can</w:t>
      </w:r>
      <w:r w:rsidR="00064053" w:rsidRPr="00203D64">
        <w:rPr>
          <w:sz w:val="22"/>
          <w:lang w:val="en-GB"/>
        </w:rPr>
        <w:t xml:space="preserve"> generat</w:t>
      </w:r>
      <w:r w:rsidR="00A46211">
        <w:rPr>
          <w:sz w:val="22"/>
          <w:lang w:val="en-GB"/>
        </w:rPr>
        <w:t>e</w:t>
      </w:r>
      <w:r w:rsidR="00064053" w:rsidRPr="00203D64">
        <w:rPr>
          <w:sz w:val="22"/>
          <w:lang w:val="en-GB"/>
        </w:rPr>
        <w:t xml:space="preserve"> predicted active compounds given </w:t>
      </w:r>
      <w:r w:rsidR="00DA4813">
        <w:rPr>
          <w:sz w:val="22"/>
          <w:lang w:val="en-GB"/>
        </w:rPr>
        <w:t>the appropriate conditions</w:t>
      </w:r>
      <w:r w:rsidR="00064053" w:rsidRPr="00203D64">
        <w:rPr>
          <w:sz w:val="22"/>
          <w:lang w:val="en-GB"/>
        </w:rPr>
        <w:t>.</w:t>
      </w:r>
    </w:p>
    <w:p w14:paraId="5B9FDEB2" w14:textId="77777777" w:rsidR="006E1934" w:rsidRDefault="006E1934" w:rsidP="006D1FF5">
      <w:pPr>
        <w:rPr>
          <w:lang w:val="en-GB"/>
        </w:rPr>
      </w:pPr>
    </w:p>
    <w:p w14:paraId="1F2F2B02" w14:textId="4F2DF649" w:rsidR="006E1934" w:rsidRDefault="006B1381" w:rsidP="006168FD">
      <w:pPr>
        <w:keepNext/>
        <w:jc w:val="center"/>
      </w:pPr>
      <w:r>
        <w:rPr>
          <w:noProof/>
        </w:rPr>
        <w:lastRenderedPageBreak/>
        <w:drawing>
          <wp:inline distT="0" distB="0" distL="0" distR="0" wp14:anchorId="4D9A950C" wp14:editId="409C81D7">
            <wp:extent cx="5752465" cy="18923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2465" cy="1892300"/>
                    </a:xfrm>
                    <a:prstGeom prst="rect">
                      <a:avLst/>
                    </a:prstGeom>
                    <a:noFill/>
                    <a:ln>
                      <a:noFill/>
                    </a:ln>
                  </pic:spPr>
                </pic:pic>
              </a:graphicData>
            </a:graphic>
          </wp:inline>
        </w:drawing>
      </w:r>
    </w:p>
    <w:p w14:paraId="6F91A51E" w14:textId="63602853" w:rsidR="006E1934" w:rsidRPr="000E030D" w:rsidRDefault="006E1934" w:rsidP="00950D26">
      <w:pPr>
        <w:pStyle w:val="Caption"/>
      </w:pPr>
      <w:bookmarkStart w:id="9" w:name="_Ref13843925"/>
      <w:r>
        <w:t xml:space="preserve">Figure </w:t>
      </w:r>
      <w:r>
        <w:fldChar w:fldCharType="begin"/>
      </w:r>
      <w:r>
        <w:instrText xml:space="preserve"> SEQ Figure \* ARABIC </w:instrText>
      </w:r>
      <w:r>
        <w:fldChar w:fldCharType="separate"/>
      </w:r>
      <w:r w:rsidR="00BB0168">
        <w:rPr>
          <w:noProof/>
        </w:rPr>
        <w:t>5</w:t>
      </w:r>
      <w:r>
        <w:fldChar w:fldCharType="end"/>
      </w:r>
      <w:bookmarkEnd w:id="9"/>
      <w:r>
        <w:t xml:space="preserve">: </w:t>
      </w:r>
      <w:r w:rsidR="00A74F6E">
        <w:t xml:space="preserve">Distribution of pairwise </w:t>
      </w:r>
      <w:r>
        <w:t>Tanimoto similarity of scaffolds</w:t>
      </w:r>
      <w:r w:rsidR="00A74F6E">
        <w:t xml:space="preserve"> with the seed</w:t>
      </w:r>
      <w:r>
        <w:t xml:space="preserve"> and</w:t>
      </w:r>
      <w:r w:rsidR="00237C28">
        <w:t xml:space="preserve"> predicted</w:t>
      </w:r>
      <w:r>
        <w:t xml:space="preserve"> active probability of</w:t>
      </w:r>
      <w:r w:rsidR="00A74F6E">
        <w:t xml:space="preserve"> all</w:t>
      </w:r>
      <w:r>
        <w:t xml:space="preserve"> unique generated structures per model</w:t>
      </w:r>
      <w:r w:rsidR="00237C28">
        <w:t>.</w:t>
      </w:r>
      <w:r w:rsidR="007F1A1B">
        <w:t xml:space="preserve"> </w:t>
      </w:r>
      <w:r w:rsidR="005E2C22">
        <w:t>A)</w:t>
      </w:r>
      <w:r w:rsidR="00237C28">
        <w:t xml:space="preserve"> </w:t>
      </w:r>
      <w:r w:rsidR="00C4752D">
        <w:t>The PCB model generates new scaffolds whereas the FPB model generates</w:t>
      </w:r>
      <w:r w:rsidR="003479F8">
        <w:t xml:space="preserve"> </w:t>
      </w:r>
      <w:r w:rsidR="00C4752D">
        <w:t xml:space="preserve">structures that are more similar or even identical to the seed. </w:t>
      </w:r>
      <w:r w:rsidR="005E2C22">
        <w:t xml:space="preserve">B) </w:t>
      </w:r>
      <w:r w:rsidR="00C4752D">
        <w:t xml:space="preserve">Both models generate </w:t>
      </w:r>
      <w:r w:rsidR="00620605">
        <w:t xml:space="preserve">compounds that are predicted to be active with </w:t>
      </w:r>
      <w:r w:rsidR="00237C28">
        <w:t>similar</w:t>
      </w:r>
      <w:r w:rsidR="00620605">
        <w:t xml:space="preserve"> probability distribution</w:t>
      </w:r>
      <w:r w:rsidR="00237C28">
        <w:t>s</w:t>
      </w:r>
      <w:r w:rsidR="00620605">
        <w:t>.</w:t>
      </w:r>
      <w:r w:rsidR="007F1A1B">
        <w:t xml:space="preserve"> </w:t>
      </w:r>
    </w:p>
    <w:p w14:paraId="41787559" w14:textId="77777777" w:rsidR="006E1934" w:rsidRPr="006E1934" w:rsidRDefault="006E1934" w:rsidP="006D1FF5"/>
    <w:p w14:paraId="6990EBEE" w14:textId="6D279422" w:rsidR="007C5D85" w:rsidRDefault="00323C71" w:rsidP="006D1FF5">
      <w:pPr>
        <w:rPr>
          <w:sz w:val="22"/>
          <w:lang w:val="en-GB"/>
        </w:rPr>
      </w:pPr>
      <w:r w:rsidRPr="00203D64">
        <w:rPr>
          <w:sz w:val="22"/>
          <w:lang w:val="en-GB"/>
        </w:rPr>
        <w:t>This</w:t>
      </w:r>
      <w:r w:rsidR="00EE6B4D">
        <w:rPr>
          <w:sz w:val="22"/>
          <w:lang w:val="en-GB"/>
        </w:rPr>
        <w:t xml:space="preserve"> supports the previous observation that the PCB model can generate different scaffolds from the same seed.</w:t>
      </w:r>
      <w:r w:rsidR="00FB62B0">
        <w:rPr>
          <w:sz w:val="22"/>
          <w:lang w:val="en-GB"/>
        </w:rPr>
        <w:t xml:space="preserve"> Additionally, it identifies the sampling domain of each model.</w:t>
      </w:r>
      <w:r w:rsidR="000B1C00">
        <w:rPr>
          <w:sz w:val="22"/>
          <w:lang w:val="en-GB"/>
        </w:rPr>
        <w:t xml:space="preserve"> The main advantage of using fingerprints is that structural </w:t>
      </w:r>
      <w:r w:rsidR="002A2808">
        <w:rPr>
          <w:sz w:val="22"/>
          <w:lang w:val="en-GB"/>
        </w:rPr>
        <w:t>restrictions are directly encoded</w:t>
      </w:r>
      <w:r w:rsidR="000B1C00">
        <w:rPr>
          <w:sz w:val="22"/>
          <w:lang w:val="en-GB"/>
        </w:rPr>
        <w:t>,</w:t>
      </w:r>
      <w:r w:rsidR="002A2808">
        <w:rPr>
          <w:sz w:val="22"/>
          <w:lang w:val="en-GB"/>
        </w:rPr>
        <w:t xml:space="preserve"> a fact that is of use when</w:t>
      </w:r>
      <w:r w:rsidR="000B1C00">
        <w:rPr>
          <w:sz w:val="22"/>
          <w:lang w:val="en-GB"/>
        </w:rPr>
        <w:t xml:space="preserve"> </w:t>
      </w:r>
      <w:r w:rsidR="002A2808">
        <w:rPr>
          <w:sz w:val="22"/>
          <w:lang w:val="en-GB"/>
        </w:rPr>
        <w:t xml:space="preserve">scaffolds that are similar or identical to the seed need to be generated. </w:t>
      </w:r>
      <w:r w:rsidR="00247956" w:rsidRPr="00203D64">
        <w:rPr>
          <w:sz w:val="22"/>
          <w:lang w:val="en-GB"/>
        </w:rPr>
        <w:t>On the other hand,</w:t>
      </w:r>
      <w:r w:rsidR="00B9167C" w:rsidRPr="00203D64">
        <w:rPr>
          <w:sz w:val="22"/>
          <w:lang w:val="en-GB"/>
        </w:rPr>
        <w:t xml:space="preserve"> </w:t>
      </w:r>
      <w:r w:rsidR="000859A8">
        <w:rPr>
          <w:sz w:val="22"/>
          <w:lang w:val="en-GB"/>
        </w:rPr>
        <w:t xml:space="preserve">using </w:t>
      </w:r>
      <w:r w:rsidR="00B9167C" w:rsidRPr="00203D64">
        <w:rPr>
          <w:sz w:val="22"/>
          <w:lang w:val="en-GB"/>
        </w:rPr>
        <w:t xml:space="preserve">physicochemical properties </w:t>
      </w:r>
      <w:r w:rsidR="000859A8">
        <w:rPr>
          <w:sz w:val="22"/>
          <w:lang w:val="en-GB"/>
        </w:rPr>
        <w:t xml:space="preserve">as conditions </w:t>
      </w:r>
      <w:r w:rsidR="00AB4D03">
        <w:rPr>
          <w:sz w:val="22"/>
          <w:lang w:val="en-GB"/>
        </w:rPr>
        <w:t>offers</w:t>
      </w:r>
      <w:r w:rsidR="000859A8">
        <w:rPr>
          <w:sz w:val="22"/>
          <w:lang w:val="en-GB"/>
        </w:rPr>
        <w:t xml:space="preserve"> a more </w:t>
      </w:r>
      <w:r w:rsidR="00B9167C" w:rsidRPr="00203D64">
        <w:rPr>
          <w:sz w:val="22"/>
          <w:lang w:val="en-GB"/>
        </w:rPr>
        <w:t xml:space="preserve">versatile </w:t>
      </w:r>
      <w:r w:rsidR="000859A8">
        <w:rPr>
          <w:sz w:val="22"/>
          <w:lang w:val="en-GB"/>
        </w:rPr>
        <w:t xml:space="preserve">sampling </w:t>
      </w:r>
      <w:r w:rsidR="00B9167C" w:rsidRPr="00203D64">
        <w:rPr>
          <w:sz w:val="22"/>
          <w:lang w:val="en-GB"/>
        </w:rPr>
        <w:t xml:space="preserve">and </w:t>
      </w:r>
      <w:r w:rsidR="000859A8">
        <w:rPr>
          <w:sz w:val="22"/>
          <w:lang w:val="en-GB"/>
        </w:rPr>
        <w:t xml:space="preserve">this model could </w:t>
      </w:r>
      <w:r w:rsidR="00B9167C" w:rsidRPr="00203D64">
        <w:rPr>
          <w:sz w:val="22"/>
          <w:lang w:val="en-GB"/>
        </w:rPr>
        <w:t xml:space="preserve">thus </w:t>
      </w:r>
      <w:r w:rsidR="000859A8">
        <w:rPr>
          <w:sz w:val="22"/>
          <w:lang w:val="en-GB"/>
        </w:rPr>
        <w:t xml:space="preserve">be </w:t>
      </w:r>
      <w:r w:rsidR="00B9167C" w:rsidRPr="00203D64">
        <w:rPr>
          <w:sz w:val="22"/>
          <w:lang w:val="en-GB"/>
        </w:rPr>
        <w:t xml:space="preserve">applicable to explorations outside of </w:t>
      </w:r>
      <w:r w:rsidR="00BD3BDD" w:rsidRPr="00203D64">
        <w:rPr>
          <w:sz w:val="22"/>
          <w:lang w:val="en-GB"/>
        </w:rPr>
        <w:t xml:space="preserve">a known scaffold, yet within the </w:t>
      </w:r>
      <w:r w:rsidR="000C47FB" w:rsidRPr="00203D64">
        <w:rPr>
          <w:sz w:val="22"/>
          <w:lang w:val="en-GB"/>
        </w:rPr>
        <w:t>boundaries of the desired property setpoints.</w:t>
      </w:r>
    </w:p>
    <w:p w14:paraId="363110A1" w14:textId="77777777" w:rsidR="00BF1A74" w:rsidRDefault="00BF1A74" w:rsidP="006D1FF5">
      <w:pPr>
        <w:rPr>
          <w:sz w:val="22"/>
          <w:lang w:val="en-GB"/>
        </w:rPr>
      </w:pPr>
    </w:p>
    <w:p w14:paraId="453A9E24" w14:textId="6E9BB01D" w:rsidR="00E75DDE" w:rsidRPr="00203D64" w:rsidRDefault="00C12271" w:rsidP="0085753B">
      <w:pPr>
        <w:pStyle w:val="Heading2"/>
        <w:rPr>
          <w:lang w:val="en-GB"/>
        </w:rPr>
      </w:pPr>
      <w:r>
        <w:rPr>
          <w:lang w:val="en-GB"/>
        </w:rPr>
        <w:t>Benchmarking</w:t>
      </w:r>
    </w:p>
    <w:p w14:paraId="6DBBDD59" w14:textId="7548844E" w:rsidR="006D0482" w:rsidRDefault="001D74F3" w:rsidP="006D1FF5">
      <w:pPr>
        <w:rPr>
          <w:sz w:val="22"/>
          <w:lang w:val="en-GB"/>
        </w:rPr>
      </w:pPr>
      <w:r w:rsidRPr="00203D64">
        <w:rPr>
          <w:sz w:val="22"/>
          <w:lang w:val="en-GB"/>
        </w:rPr>
        <w:t>In an attempt to</w:t>
      </w:r>
      <w:r w:rsidR="000C47FB" w:rsidRPr="00203D64">
        <w:rPr>
          <w:sz w:val="22"/>
          <w:lang w:val="en-GB"/>
        </w:rPr>
        <w:t xml:space="preserve"> further</w:t>
      </w:r>
      <w:r w:rsidRPr="00203D64">
        <w:rPr>
          <w:sz w:val="22"/>
          <w:lang w:val="en-GB"/>
        </w:rPr>
        <w:t xml:space="preserve"> </w:t>
      </w:r>
      <w:r w:rsidR="0072231E">
        <w:rPr>
          <w:sz w:val="22"/>
          <w:lang w:val="en-GB"/>
        </w:rPr>
        <w:t xml:space="preserve">compare </w:t>
      </w:r>
      <w:r w:rsidR="00C21E4D">
        <w:rPr>
          <w:sz w:val="22"/>
          <w:lang w:val="en-GB"/>
        </w:rPr>
        <w:t>describe</w:t>
      </w:r>
      <w:r w:rsidRPr="00203D64">
        <w:rPr>
          <w:sz w:val="22"/>
          <w:lang w:val="en-GB"/>
        </w:rPr>
        <w:t xml:space="preserve"> various models, </w:t>
      </w:r>
      <w:r w:rsidR="00E77802" w:rsidRPr="00203D64">
        <w:rPr>
          <w:sz w:val="22"/>
          <w:lang w:val="en-GB"/>
        </w:rPr>
        <w:t xml:space="preserve">all three of them were </w:t>
      </w:r>
      <w:r w:rsidR="0035528A">
        <w:rPr>
          <w:sz w:val="22"/>
          <w:lang w:val="en-GB"/>
        </w:rPr>
        <w:t>tested with</w:t>
      </w:r>
      <w:r w:rsidR="003769ED">
        <w:rPr>
          <w:sz w:val="22"/>
          <w:lang w:val="en-GB"/>
        </w:rPr>
        <w:t xml:space="preserve"> respect to</w:t>
      </w:r>
      <w:r w:rsidR="000C47FB" w:rsidRPr="00203D64">
        <w:rPr>
          <w:sz w:val="22"/>
          <w:lang w:val="en-GB"/>
        </w:rPr>
        <w:t xml:space="preserve"> </w:t>
      </w:r>
      <w:r w:rsidR="00E77802" w:rsidRPr="00203D64">
        <w:rPr>
          <w:sz w:val="22"/>
          <w:lang w:val="en-GB"/>
        </w:rPr>
        <w:t>the</w:t>
      </w:r>
      <w:r w:rsidRPr="00203D64">
        <w:rPr>
          <w:sz w:val="22"/>
          <w:lang w:val="en-GB"/>
        </w:rPr>
        <w:t xml:space="preserve"> metrics provided by the MOSES framework</w:t>
      </w:r>
      <w:r w:rsidR="00E77802" w:rsidRPr="00203D64">
        <w:rPr>
          <w:sz w:val="22"/>
          <w:lang w:val="en-GB"/>
        </w:rPr>
        <w:t xml:space="preserve"> </w:t>
      </w:r>
      <w:r w:rsidR="001060A6">
        <w:rPr>
          <w:rStyle w:val="FootnoteReference"/>
          <w:sz w:val="22"/>
          <w:lang w:val="en-GB"/>
        </w:rPr>
        <w:fldChar w:fldCharType="begin" w:fldLock="1"/>
      </w:r>
      <w:r w:rsidR="0058579E">
        <w:rPr>
          <w:sz w:val="22"/>
          <w:lang w:val="en-GB"/>
        </w:rPr>
        <w:instrText>ADDIN CSL_CITATION {"citationItems":[{"id":"ITEM-1","itemData":{"author":[{"dropping-particle":"","family":"Polykovskiy","given":"Daniil","non-dropping-particle":"","parse-names":false,"suffix":""},{"dropping-particle":"","family":"Artamonov","given":"Aleksey","non-dropping-particle":"","parse-names":false,"suffix":""},{"dropping-particle":"","family":"Veselov","given":"Mark","non-dropping-particle":"","parse-names":false,"suffix":""},{"dropping-particle":"","family":"Kadurin","given":"Artur","non-dropping-particle":"","parse-names":false,"suffix":""},{"dropping-particle":"","family":"Nikolenko","given":"Sergey","non-dropping-particle":"","parse-names":false,"suffix":""}],"container-title":"arXiv:1811.12823","id":"ITEM-1","issued":{"date-parts":[["2019"]]},"title":"Molecular Sets (MOSES): A Benchmarking Platform for Molecular Generation Models","type":"article-journal"},"uris":["http://www.mendeley.com/documents/?uuid=b8ebef29-73a6-474f-930a-a3f609ea6df7"]}],"mendeley":{"formattedCitation":"[16]","plainTextFormattedCitation":"[16]","previouslyFormattedCitation":"[16]"},"properties":{"noteIndex":0},"schema":"https://github.com/citation-style-language/schema/raw/master/csl-citation.json"}</w:instrText>
      </w:r>
      <w:r w:rsidR="001060A6">
        <w:rPr>
          <w:rStyle w:val="FootnoteReference"/>
          <w:sz w:val="22"/>
          <w:lang w:val="en-GB"/>
        </w:rPr>
        <w:fldChar w:fldCharType="separate"/>
      </w:r>
      <w:r w:rsidR="00672925" w:rsidRPr="00672925">
        <w:rPr>
          <w:noProof/>
          <w:sz w:val="22"/>
          <w:lang w:val="en-GB"/>
        </w:rPr>
        <w:t>[16]</w:t>
      </w:r>
      <w:r w:rsidR="001060A6">
        <w:rPr>
          <w:rStyle w:val="FootnoteReference"/>
          <w:sz w:val="22"/>
          <w:lang w:val="en-GB"/>
        </w:rPr>
        <w:fldChar w:fldCharType="end"/>
      </w:r>
      <w:r w:rsidRPr="00203D64">
        <w:rPr>
          <w:sz w:val="22"/>
          <w:lang w:val="en-GB"/>
        </w:rPr>
        <w:t>.</w:t>
      </w:r>
      <w:r w:rsidR="004E7162" w:rsidRPr="00203D64">
        <w:rPr>
          <w:sz w:val="22"/>
          <w:lang w:val="en-GB"/>
        </w:rPr>
        <w:t xml:space="preserve"> </w:t>
      </w:r>
      <w:r w:rsidRPr="00203D64">
        <w:rPr>
          <w:sz w:val="22"/>
          <w:lang w:val="en-GB"/>
        </w:rPr>
        <w:t xml:space="preserve"> </w:t>
      </w:r>
      <w:r w:rsidR="00ED33BC" w:rsidRPr="00203D64">
        <w:rPr>
          <w:sz w:val="22"/>
          <w:lang w:val="en-GB"/>
        </w:rPr>
        <w:t>For that purpose, 25</w:t>
      </w:r>
      <w:r w:rsidR="00F17AF7" w:rsidRPr="00203D64">
        <w:rPr>
          <w:sz w:val="22"/>
          <w:lang w:val="en-GB"/>
        </w:rPr>
        <w:t>,</w:t>
      </w:r>
      <w:r w:rsidR="00ED33BC" w:rsidRPr="00203D64">
        <w:rPr>
          <w:sz w:val="22"/>
          <w:lang w:val="en-GB"/>
        </w:rPr>
        <w:t>600 compounds were</w:t>
      </w:r>
      <w:r w:rsidR="00F94A8C" w:rsidRPr="00203D64">
        <w:rPr>
          <w:sz w:val="22"/>
          <w:lang w:val="en-GB"/>
        </w:rPr>
        <w:t xml:space="preserve"> </w:t>
      </w:r>
      <w:r w:rsidR="00D82FA9">
        <w:rPr>
          <w:sz w:val="22"/>
          <w:lang w:val="en-GB"/>
        </w:rPr>
        <w:t xml:space="preserve">additionally </w:t>
      </w:r>
      <w:r w:rsidR="00ED33BC" w:rsidRPr="00203D64">
        <w:rPr>
          <w:sz w:val="22"/>
          <w:lang w:val="en-GB"/>
        </w:rPr>
        <w:t xml:space="preserve">sampled </w:t>
      </w:r>
      <w:r w:rsidR="00C01CA2" w:rsidRPr="00203D64">
        <w:rPr>
          <w:sz w:val="22"/>
          <w:lang w:val="en-GB"/>
        </w:rPr>
        <w:t>by</w:t>
      </w:r>
      <w:r w:rsidR="00ED33BC" w:rsidRPr="00203D64">
        <w:rPr>
          <w:sz w:val="22"/>
          <w:lang w:val="en-GB"/>
        </w:rPr>
        <w:t xml:space="preserve"> the transfer learning model</w:t>
      </w:r>
      <w:r w:rsidR="00D82FA9">
        <w:rPr>
          <w:sz w:val="22"/>
          <w:lang w:val="en-GB"/>
        </w:rPr>
        <w:t xml:space="preserve">, </w:t>
      </w:r>
      <w:proofErr w:type="gramStart"/>
      <w:r w:rsidR="00D82FA9">
        <w:rPr>
          <w:sz w:val="22"/>
          <w:lang w:val="en-GB"/>
        </w:rPr>
        <w:t>similar to</w:t>
      </w:r>
      <w:proofErr w:type="gramEnd"/>
      <w:r w:rsidR="00D82FA9">
        <w:rPr>
          <w:sz w:val="22"/>
          <w:lang w:val="en-GB"/>
        </w:rPr>
        <w:t xml:space="preserve"> the sampling done for the other models </w:t>
      </w:r>
      <w:r w:rsidR="00DF4CCE">
        <w:rPr>
          <w:sz w:val="22"/>
          <w:lang w:val="en-GB"/>
        </w:rPr>
        <w:t>as described above</w:t>
      </w:r>
      <w:r w:rsidR="00C91BEA">
        <w:rPr>
          <w:sz w:val="22"/>
          <w:lang w:val="en-GB"/>
        </w:rPr>
        <w:t>.</w:t>
      </w:r>
      <w:r w:rsidR="00ED33BC" w:rsidRPr="00203D64">
        <w:rPr>
          <w:sz w:val="22"/>
          <w:lang w:val="en-GB"/>
        </w:rPr>
        <w:t xml:space="preserve"> The metrics </w:t>
      </w:r>
      <w:r w:rsidR="00884F3C" w:rsidRPr="00203D64">
        <w:rPr>
          <w:sz w:val="22"/>
          <w:lang w:val="en-GB"/>
        </w:rPr>
        <w:t>were</w:t>
      </w:r>
      <w:r w:rsidR="00ED33BC" w:rsidRPr="00203D64">
        <w:rPr>
          <w:sz w:val="22"/>
          <w:lang w:val="en-GB"/>
        </w:rPr>
        <w:t xml:space="preserve"> calculated with respect to </w:t>
      </w:r>
      <w:r w:rsidR="00C01CA2" w:rsidRPr="00203D64">
        <w:rPr>
          <w:sz w:val="22"/>
          <w:lang w:val="en-GB"/>
        </w:rPr>
        <w:t xml:space="preserve">the active compounds of the DRD2 </w:t>
      </w:r>
      <w:r w:rsidR="00751883" w:rsidRPr="00203D64">
        <w:rPr>
          <w:sz w:val="22"/>
          <w:lang w:val="en-GB"/>
        </w:rPr>
        <w:t xml:space="preserve">test </w:t>
      </w:r>
      <w:r w:rsidR="00C01CA2" w:rsidRPr="00203D64">
        <w:rPr>
          <w:sz w:val="22"/>
          <w:lang w:val="en-GB"/>
        </w:rPr>
        <w:t>set which was used as a reference dataset</w:t>
      </w:r>
      <w:r w:rsidR="00C91BEA">
        <w:rPr>
          <w:sz w:val="22"/>
          <w:lang w:val="en-GB"/>
        </w:rPr>
        <w:t>.</w:t>
      </w:r>
    </w:p>
    <w:p w14:paraId="27B4DF8E" w14:textId="2017B674" w:rsidR="00492999" w:rsidRDefault="00492999">
      <w:pPr>
        <w:spacing w:line="259" w:lineRule="auto"/>
        <w:jc w:val="left"/>
        <w:rPr>
          <w:sz w:val="22"/>
          <w:lang w:val="en-GB"/>
        </w:rPr>
      </w:pPr>
      <w:r>
        <w:rPr>
          <w:sz w:val="22"/>
          <w:lang w:val="en-GB"/>
        </w:rPr>
        <w:br w:type="page"/>
      </w:r>
    </w:p>
    <w:p w14:paraId="48BF4719" w14:textId="77777777" w:rsidR="00EE43BB" w:rsidRPr="00203D64" w:rsidRDefault="00EE43BB" w:rsidP="006D1FF5">
      <w:pPr>
        <w:rPr>
          <w:sz w:val="22"/>
          <w:lang w:val="en-GB"/>
        </w:rPr>
      </w:pPr>
    </w:p>
    <w:p w14:paraId="27AE1432" w14:textId="2FE5ABD3" w:rsidR="00174985" w:rsidRDefault="006D0482" w:rsidP="006D0482">
      <w:pPr>
        <w:pStyle w:val="Caption"/>
        <w:rPr>
          <w:lang w:val="en-GB"/>
        </w:rPr>
      </w:pPr>
      <w:bookmarkStart w:id="10" w:name="_Ref14047579"/>
      <w:r>
        <w:t xml:space="preserve">Table </w:t>
      </w:r>
      <w:r>
        <w:fldChar w:fldCharType="begin"/>
      </w:r>
      <w:r>
        <w:instrText xml:space="preserve"> SEQ Table \* ARABIC </w:instrText>
      </w:r>
      <w:r>
        <w:fldChar w:fldCharType="separate"/>
      </w:r>
      <w:r w:rsidR="00B80F1E">
        <w:rPr>
          <w:noProof/>
        </w:rPr>
        <w:t>2</w:t>
      </w:r>
      <w:r>
        <w:fldChar w:fldCharType="end"/>
      </w:r>
      <w:bookmarkEnd w:id="10"/>
      <w:r>
        <w:t xml:space="preserve">: Comparison of the </w:t>
      </w:r>
      <w:r w:rsidR="00C86601">
        <w:t>physchem</w:t>
      </w:r>
      <w:r w:rsidR="0082317F">
        <w:t>-</w:t>
      </w:r>
      <w:r w:rsidR="00C86601">
        <w:t>based (PCB), fingerprint</w:t>
      </w:r>
      <w:r w:rsidR="0082317F">
        <w:t>-</w:t>
      </w:r>
      <w:r w:rsidR="00C86601">
        <w:t>based (FPB) and transfer learning model</w:t>
      </w:r>
      <w:r w:rsidR="00025715">
        <w:t>s</w:t>
      </w:r>
      <w:r w:rsidR="00C86601">
        <w:t xml:space="preserve"> (TL) </w:t>
      </w:r>
      <w:r>
        <w:t xml:space="preserve">with respect to MOSES and custom metrics. The DRD2 test set was used as a reference set for the MOSES framework such that the seed conditions were drawn from it. Top-pointing arrows </w:t>
      </w:r>
      <w:r w:rsidR="00257C23">
        <w:t>show</w:t>
      </w:r>
      <w:r>
        <w:t xml:space="preserve"> that higher scores are </w:t>
      </w:r>
      <w:r w:rsidR="00FD190E">
        <w:t xml:space="preserve">considered </w:t>
      </w:r>
      <w:r>
        <w:t>better</w:t>
      </w:r>
      <w:ins w:id="11" w:author="Engkvist, Ola" w:date="2019-08-03T17:27:00Z">
        <w:r w:rsidR="001F6F33">
          <w:t>,</w:t>
        </w:r>
      </w:ins>
      <w:r>
        <w:t xml:space="preserve"> and bottom-pointing arrows </w:t>
      </w:r>
      <w:r w:rsidR="00257C23">
        <w:t>show</w:t>
      </w:r>
      <w:r>
        <w:t xml:space="preserve"> that lower scores are </w:t>
      </w:r>
      <w:r w:rsidR="00FD190E">
        <w:t xml:space="preserve">considered </w:t>
      </w:r>
      <w:r>
        <w:t>better.</w:t>
      </w:r>
      <w:r w:rsidR="001C7707">
        <w:t xml:space="preserve"> </w:t>
      </w:r>
      <w:r w:rsidR="00CB3E92">
        <w:t>Numbers in bold show the best score for that metric.</w:t>
      </w:r>
      <w:r>
        <w:t xml:space="preserve"> Molecules with a predicted probability greater than 0.5 by the QSAR model </w:t>
      </w:r>
      <w:r w:rsidR="00BE556F">
        <w:t>were</w:t>
      </w:r>
      <w:r>
        <w:rPr>
          <w:lang w:val="en-GB"/>
        </w:rPr>
        <w:t xml:space="preserve"> considered active.</w:t>
      </w:r>
    </w:p>
    <w:tbl>
      <w:tblPr>
        <w:tblStyle w:val="TableGrid"/>
        <w:tblW w:w="8789" w:type="dxa"/>
        <w:tblLayout w:type="fixed"/>
        <w:tblLook w:val="04A0" w:firstRow="1" w:lastRow="0" w:firstColumn="1" w:lastColumn="0" w:noHBand="0" w:noVBand="1"/>
      </w:tblPr>
      <w:tblGrid>
        <w:gridCol w:w="693"/>
        <w:gridCol w:w="2851"/>
        <w:gridCol w:w="2146"/>
        <w:gridCol w:w="829"/>
        <w:gridCol w:w="427"/>
        <w:gridCol w:w="995"/>
        <w:gridCol w:w="848"/>
      </w:tblGrid>
      <w:tr w:rsidR="004129E2" w14:paraId="5C60651B" w14:textId="77777777" w:rsidTr="00BB4BEB">
        <w:trPr>
          <w:trHeight w:val="711"/>
        </w:trPr>
        <w:tc>
          <w:tcPr>
            <w:tcW w:w="693" w:type="dxa"/>
            <w:tcBorders>
              <w:top w:val="single" w:sz="4" w:space="0" w:color="auto"/>
              <w:left w:val="nil"/>
              <w:bottom w:val="nil"/>
              <w:right w:val="nil"/>
            </w:tcBorders>
            <w:textDirection w:val="btLr"/>
          </w:tcPr>
          <w:p w14:paraId="4317D99A" w14:textId="77777777" w:rsidR="004129E2" w:rsidRPr="00964C5E" w:rsidRDefault="004129E2" w:rsidP="00BA26CD">
            <w:pPr>
              <w:spacing w:before="240"/>
              <w:ind w:left="113" w:right="113"/>
              <w:jc w:val="center"/>
              <w:rPr>
                <w:b/>
                <w:sz w:val="22"/>
                <w:lang w:val="en-GB"/>
              </w:rPr>
            </w:pPr>
          </w:p>
        </w:tc>
        <w:tc>
          <w:tcPr>
            <w:tcW w:w="2851" w:type="dxa"/>
            <w:tcBorders>
              <w:top w:val="single" w:sz="4" w:space="0" w:color="auto"/>
              <w:left w:val="nil"/>
              <w:bottom w:val="nil"/>
              <w:right w:val="nil"/>
            </w:tcBorders>
          </w:tcPr>
          <w:p w14:paraId="0503B1C8" w14:textId="6BFB792C" w:rsidR="004129E2" w:rsidRPr="00755761" w:rsidRDefault="004129E2" w:rsidP="00BA26CD">
            <w:pPr>
              <w:spacing w:before="240"/>
              <w:jc w:val="center"/>
              <w:rPr>
                <w:b/>
                <w:sz w:val="22"/>
                <w:lang w:val="en-GB"/>
              </w:rPr>
            </w:pPr>
            <w:r>
              <w:rPr>
                <w:b/>
                <w:sz w:val="22"/>
                <w:lang w:val="en-GB"/>
              </w:rPr>
              <w:t>Metrics</w:t>
            </w:r>
          </w:p>
        </w:tc>
        <w:tc>
          <w:tcPr>
            <w:tcW w:w="2146" w:type="dxa"/>
            <w:tcBorders>
              <w:top w:val="single" w:sz="4" w:space="0" w:color="auto"/>
              <w:left w:val="nil"/>
              <w:bottom w:val="nil"/>
              <w:right w:val="nil"/>
            </w:tcBorders>
          </w:tcPr>
          <w:p w14:paraId="79C7E80C" w14:textId="77777777" w:rsidR="004129E2" w:rsidRPr="00964C5E" w:rsidRDefault="004129E2" w:rsidP="00BA26CD">
            <w:pPr>
              <w:spacing w:before="240"/>
              <w:jc w:val="center"/>
              <w:rPr>
                <w:rFonts w:ascii="Calibri" w:hAnsi="Calibri" w:cs="Calibri"/>
                <w:b/>
                <w:sz w:val="22"/>
                <w:lang w:val="en-GB"/>
              </w:rPr>
            </w:pPr>
          </w:p>
        </w:tc>
        <w:tc>
          <w:tcPr>
            <w:tcW w:w="3099" w:type="dxa"/>
            <w:gridSpan w:val="4"/>
            <w:tcBorders>
              <w:top w:val="single" w:sz="4" w:space="0" w:color="auto"/>
              <w:left w:val="nil"/>
              <w:bottom w:val="single" w:sz="4" w:space="0" w:color="auto"/>
              <w:right w:val="nil"/>
            </w:tcBorders>
          </w:tcPr>
          <w:p w14:paraId="70CBFAC6" w14:textId="68EEBF5C" w:rsidR="004129E2" w:rsidRPr="004129E2" w:rsidRDefault="004129E2" w:rsidP="004129E2">
            <w:pPr>
              <w:spacing w:before="240"/>
              <w:jc w:val="center"/>
              <w:rPr>
                <w:b/>
                <w:sz w:val="22"/>
                <w:lang w:val="en-GB"/>
              </w:rPr>
            </w:pPr>
            <w:r w:rsidRPr="004129E2">
              <w:rPr>
                <w:b/>
                <w:sz w:val="22"/>
                <w:lang w:val="en-GB"/>
              </w:rPr>
              <w:t>Models</w:t>
            </w:r>
          </w:p>
        </w:tc>
      </w:tr>
      <w:tr w:rsidR="004129E2" w14:paraId="63097A17" w14:textId="77777777" w:rsidTr="00BB4BEB">
        <w:trPr>
          <w:trHeight w:val="863"/>
        </w:trPr>
        <w:tc>
          <w:tcPr>
            <w:tcW w:w="693" w:type="dxa"/>
            <w:tcBorders>
              <w:top w:val="nil"/>
              <w:left w:val="nil"/>
              <w:bottom w:val="double" w:sz="4" w:space="0" w:color="auto"/>
              <w:right w:val="nil"/>
            </w:tcBorders>
            <w:textDirection w:val="btLr"/>
          </w:tcPr>
          <w:p w14:paraId="1273633C" w14:textId="77777777" w:rsidR="004129E2" w:rsidRPr="00964C5E" w:rsidRDefault="004129E2" w:rsidP="00BA26CD">
            <w:pPr>
              <w:spacing w:before="240"/>
              <w:ind w:left="113" w:right="113"/>
              <w:jc w:val="center"/>
              <w:rPr>
                <w:b/>
                <w:sz w:val="22"/>
                <w:lang w:val="en-GB"/>
              </w:rPr>
            </w:pPr>
          </w:p>
        </w:tc>
        <w:tc>
          <w:tcPr>
            <w:tcW w:w="2851" w:type="dxa"/>
            <w:tcBorders>
              <w:top w:val="nil"/>
              <w:left w:val="nil"/>
              <w:bottom w:val="double" w:sz="4" w:space="0" w:color="auto"/>
              <w:right w:val="nil"/>
            </w:tcBorders>
          </w:tcPr>
          <w:p w14:paraId="6FB2A44D" w14:textId="77777777" w:rsidR="004129E2" w:rsidRPr="00755761" w:rsidRDefault="004129E2" w:rsidP="00BA26CD">
            <w:pPr>
              <w:spacing w:before="240"/>
              <w:jc w:val="center"/>
              <w:rPr>
                <w:b/>
                <w:sz w:val="22"/>
                <w:lang w:val="en-GB"/>
              </w:rPr>
            </w:pPr>
          </w:p>
        </w:tc>
        <w:tc>
          <w:tcPr>
            <w:tcW w:w="2146" w:type="dxa"/>
            <w:tcBorders>
              <w:top w:val="nil"/>
              <w:left w:val="nil"/>
              <w:bottom w:val="double" w:sz="4" w:space="0" w:color="auto"/>
              <w:right w:val="nil"/>
            </w:tcBorders>
          </w:tcPr>
          <w:p w14:paraId="3355FDF5" w14:textId="77777777" w:rsidR="004129E2" w:rsidRPr="00964C5E" w:rsidRDefault="004129E2" w:rsidP="00BA26CD">
            <w:pPr>
              <w:spacing w:before="240"/>
              <w:jc w:val="center"/>
              <w:rPr>
                <w:rFonts w:ascii="Calibri" w:hAnsi="Calibri" w:cs="Calibri"/>
                <w:b/>
                <w:sz w:val="22"/>
                <w:lang w:val="en-GB"/>
              </w:rPr>
            </w:pPr>
          </w:p>
        </w:tc>
        <w:tc>
          <w:tcPr>
            <w:tcW w:w="1256" w:type="dxa"/>
            <w:gridSpan w:val="2"/>
            <w:tcBorders>
              <w:top w:val="single" w:sz="4" w:space="0" w:color="auto"/>
              <w:left w:val="nil"/>
              <w:bottom w:val="double" w:sz="4" w:space="0" w:color="auto"/>
              <w:right w:val="nil"/>
            </w:tcBorders>
          </w:tcPr>
          <w:p w14:paraId="764A663A" w14:textId="2E3E2759" w:rsidR="004129E2" w:rsidRPr="004129E2" w:rsidRDefault="004129E2" w:rsidP="004129E2">
            <w:pPr>
              <w:spacing w:before="240"/>
              <w:rPr>
                <w:i/>
                <w:sz w:val="22"/>
                <w:lang w:val="en-GB"/>
              </w:rPr>
            </w:pPr>
            <w:r>
              <w:rPr>
                <w:b/>
                <w:i/>
                <w:sz w:val="22"/>
                <w:lang w:val="en-GB"/>
              </w:rPr>
              <w:t xml:space="preserve">   </w:t>
            </w:r>
            <w:r w:rsidRPr="004129E2">
              <w:rPr>
                <w:i/>
                <w:sz w:val="22"/>
                <w:lang w:val="en-GB"/>
              </w:rPr>
              <w:t>PCB</w:t>
            </w:r>
          </w:p>
        </w:tc>
        <w:tc>
          <w:tcPr>
            <w:tcW w:w="995" w:type="dxa"/>
            <w:tcBorders>
              <w:top w:val="single" w:sz="4" w:space="0" w:color="auto"/>
              <w:left w:val="nil"/>
              <w:bottom w:val="double" w:sz="4" w:space="0" w:color="auto"/>
              <w:right w:val="nil"/>
            </w:tcBorders>
          </w:tcPr>
          <w:p w14:paraId="1F40C3FF" w14:textId="4785F904" w:rsidR="004129E2" w:rsidRPr="004129E2" w:rsidRDefault="004129E2" w:rsidP="004129E2">
            <w:pPr>
              <w:spacing w:before="240"/>
              <w:rPr>
                <w:i/>
                <w:sz w:val="22"/>
                <w:lang w:val="en-GB"/>
              </w:rPr>
            </w:pPr>
            <w:r w:rsidRPr="004129E2">
              <w:rPr>
                <w:i/>
                <w:sz w:val="22"/>
                <w:lang w:val="en-GB"/>
              </w:rPr>
              <w:t>FPB</w:t>
            </w:r>
          </w:p>
        </w:tc>
        <w:tc>
          <w:tcPr>
            <w:tcW w:w="848" w:type="dxa"/>
            <w:tcBorders>
              <w:top w:val="single" w:sz="4" w:space="0" w:color="auto"/>
              <w:left w:val="nil"/>
              <w:bottom w:val="double" w:sz="4" w:space="0" w:color="auto"/>
              <w:right w:val="nil"/>
            </w:tcBorders>
          </w:tcPr>
          <w:p w14:paraId="04FC6DB5" w14:textId="17C53723" w:rsidR="004129E2" w:rsidRPr="004129E2" w:rsidRDefault="004129E2" w:rsidP="004129E2">
            <w:pPr>
              <w:spacing w:before="240"/>
              <w:jc w:val="center"/>
              <w:rPr>
                <w:i/>
                <w:sz w:val="22"/>
                <w:lang w:val="en-GB"/>
              </w:rPr>
            </w:pPr>
            <w:r w:rsidRPr="004129E2">
              <w:rPr>
                <w:i/>
                <w:sz w:val="22"/>
                <w:lang w:val="en-GB"/>
              </w:rPr>
              <w:t>TL</w:t>
            </w:r>
          </w:p>
        </w:tc>
      </w:tr>
      <w:tr w:rsidR="00D46F17" w14:paraId="2D4627CB" w14:textId="77777777" w:rsidTr="00BB4BEB">
        <w:trPr>
          <w:trHeight w:val="446"/>
        </w:trPr>
        <w:tc>
          <w:tcPr>
            <w:tcW w:w="693" w:type="dxa"/>
            <w:vMerge w:val="restart"/>
            <w:tcBorders>
              <w:top w:val="double" w:sz="4" w:space="0" w:color="auto"/>
              <w:left w:val="nil"/>
              <w:right w:val="nil"/>
            </w:tcBorders>
            <w:textDirection w:val="btLr"/>
          </w:tcPr>
          <w:p w14:paraId="7BECFA23" w14:textId="6AFA06D8" w:rsidR="00D46F17" w:rsidRPr="00755761" w:rsidRDefault="00D46F17" w:rsidP="00BE2777">
            <w:pPr>
              <w:ind w:left="113" w:right="113"/>
              <w:jc w:val="center"/>
              <w:rPr>
                <w:b/>
                <w:i/>
                <w:sz w:val="22"/>
                <w:lang w:val="en-GB"/>
              </w:rPr>
            </w:pPr>
            <w:r w:rsidRPr="00755761">
              <w:rPr>
                <w:b/>
                <w:i/>
                <w:sz w:val="22"/>
                <w:lang w:val="en-GB"/>
              </w:rPr>
              <w:t>MOSES</w:t>
            </w:r>
          </w:p>
        </w:tc>
        <w:tc>
          <w:tcPr>
            <w:tcW w:w="2851" w:type="dxa"/>
            <w:tcBorders>
              <w:top w:val="double" w:sz="4" w:space="0" w:color="auto"/>
              <w:left w:val="nil"/>
              <w:bottom w:val="nil"/>
              <w:right w:val="nil"/>
            </w:tcBorders>
          </w:tcPr>
          <w:p w14:paraId="05DCD690" w14:textId="0A5A8E1C" w:rsidR="00D46F17" w:rsidRPr="00964C5E" w:rsidRDefault="00D46F17" w:rsidP="00BE2777">
            <w:pPr>
              <w:jc w:val="center"/>
              <w:rPr>
                <w:sz w:val="22"/>
                <w:lang w:val="en-GB"/>
              </w:rPr>
            </w:pPr>
            <w:r w:rsidRPr="00964C5E">
              <w:rPr>
                <w:sz w:val="22"/>
                <w:lang w:val="en-GB"/>
              </w:rPr>
              <w:t>Valid</w:t>
            </w:r>
          </w:p>
        </w:tc>
        <w:tc>
          <w:tcPr>
            <w:tcW w:w="2146" w:type="dxa"/>
            <w:tcBorders>
              <w:top w:val="double" w:sz="4" w:space="0" w:color="auto"/>
              <w:left w:val="nil"/>
              <w:bottom w:val="nil"/>
              <w:right w:val="nil"/>
            </w:tcBorders>
          </w:tcPr>
          <w:p w14:paraId="4FC008F9" w14:textId="23E2983B" w:rsidR="00D46F17" w:rsidRPr="00964C5E" w:rsidRDefault="00D46F17" w:rsidP="00BE2777">
            <w:pPr>
              <w:jc w:val="center"/>
              <w:rPr>
                <w:sz w:val="22"/>
                <w:lang w:val="en-GB"/>
              </w:rPr>
            </w:pPr>
            <w:r w:rsidRPr="00964C5E">
              <w:rPr>
                <w:rFonts w:ascii="Calibri" w:hAnsi="Calibri" w:cs="Calibri"/>
                <w:b/>
                <w:sz w:val="22"/>
                <w:lang w:val="en-GB"/>
              </w:rPr>
              <w:t>↑</w:t>
            </w:r>
          </w:p>
        </w:tc>
        <w:tc>
          <w:tcPr>
            <w:tcW w:w="829" w:type="dxa"/>
            <w:tcBorders>
              <w:top w:val="double" w:sz="4" w:space="0" w:color="auto"/>
              <w:left w:val="nil"/>
              <w:bottom w:val="nil"/>
              <w:right w:val="nil"/>
            </w:tcBorders>
          </w:tcPr>
          <w:p w14:paraId="04201740" w14:textId="691B19F7" w:rsidR="00D46F17" w:rsidRPr="00964C5E" w:rsidRDefault="00D46F17" w:rsidP="00BE2777">
            <w:pPr>
              <w:jc w:val="center"/>
              <w:rPr>
                <w:sz w:val="22"/>
                <w:lang w:val="en-GB"/>
              </w:rPr>
            </w:pPr>
            <w:r w:rsidRPr="00964C5E">
              <w:rPr>
                <w:sz w:val="22"/>
                <w:lang w:val="en-GB"/>
              </w:rPr>
              <w:t>0.881</w:t>
            </w:r>
          </w:p>
        </w:tc>
        <w:tc>
          <w:tcPr>
            <w:tcW w:w="1422" w:type="dxa"/>
            <w:gridSpan w:val="2"/>
            <w:tcBorders>
              <w:top w:val="double" w:sz="4" w:space="0" w:color="auto"/>
              <w:left w:val="nil"/>
              <w:bottom w:val="nil"/>
              <w:right w:val="nil"/>
            </w:tcBorders>
          </w:tcPr>
          <w:p w14:paraId="5E28A9EC" w14:textId="77777777" w:rsidR="00D46F17" w:rsidRPr="00964C5E" w:rsidRDefault="00D46F17" w:rsidP="00BE2777">
            <w:pPr>
              <w:jc w:val="center"/>
              <w:rPr>
                <w:sz w:val="22"/>
                <w:lang w:val="en-GB"/>
              </w:rPr>
            </w:pPr>
            <w:r w:rsidRPr="00964C5E">
              <w:rPr>
                <w:sz w:val="22"/>
                <w:lang w:val="en-GB"/>
              </w:rPr>
              <w:t>0.951</w:t>
            </w:r>
          </w:p>
        </w:tc>
        <w:tc>
          <w:tcPr>
            <w:tcW w:w="848" w:type="dxa"/>
            <w:tcBorders>
              <w:top w:val="double" w:sz="4" w:space="0" w:color="auto"/>
              <w:left w:val="nil"/>
              <w:bottom w:val="nil"/>
              <w:right w:val="nil"/>
            </w:tcBorders>
          </w:tcPr>
          <w:p w14:paraId="590B9B00" w14:textId="77777777" w:rsidR="00D46F17" w:rsidRPr="00964C5E" w:rsidRDefault="00D46F17" w:rsidP="00BE2777">
            <w:pPr>
              <w:jc w:val="center"/>
              <w:rPr>
                <w:b/>
                <w:sz w:val="22"/>
                <w:lang w:val="en-GB"/>
              </w:rPr>
            </w:pPr>
            <w:r w:rsidRPr="00964C5E">
              <w:rPr>
                <w:b/>
                <w:sz w:val="22"/>
                <w:lang w:val="en-GB"/>
              </w:rPr>
              <w:t>0.968</w:t>
            </w:r>
          </w:p>
        </w:tc>
      </w:tr>
      <w:tr w:rsidR="00D46F17" w14:paraId="1F1E6940" w14:textId="77777777" w:rsidTr="005C102C">
        <w:trPr>
          <w:trHeight w:val="446"/>
        </w:trPr>
        <w:tc>
          <w:tcPr>
            <w:tcW w:w="693" w:type="dxa"/>
            <w:vMerge/>
            <w:tcBorders>
              <w:left w:val="nil"/>
              <w:right w:val="nil"/>
            </w:tcBorders>
          </w:tcPr>
          <w:p w14:paraId="6CEC0199" w14:textId="77777777" w:rsidR="00D46F17" w:rsidRPr="00964C5E" w:rsidRDefault="00D46F17" w:rsidP="00BE2777">
            <w:pPr>
              <w:jc w:val="center"/>
              <w:rPr>
                <w:sz w:val="22"/>
                <w:lang w:val="en-GB"/>
              </w:rPr>
            </w:pPr>
          </w:p>
        </w:tc>
        <w:tc>
          <w:tcPr>
            <w:tcW w:w="2851" w:type="dxa"/>
            <w:tcBorders>
              <w:top w:val="nil"/>
              <w:left w:val="nil"/>
              <w:bottom w:val="nil"/>
              <w:right w:val="nil"/>
            </w:tcBorders>
          </w:tcPr>
          <w:p w14:paraId="77715396" w14:textId="2AE766AC" w:rsidR="00D46F17" w:rsidRPr="00964C5E" w:rsidRDefault="00D46F17" w:rsidP="00BE2777">
            <w:pPr>
              <w:jc w:val="center"/>
              <w:rPr>
                <w:sz w:val="22"/>
                <w:lang w:val="en-GB"/>
              </w:rPr>
            </w:pPr>
            <w:r w:rsidRPr="00964C5E">
              <w:rPr>
                <w:sz w:val="22"/>
                <w:lang w:val="en-GB"/>
              </w:rPr>
              <w:t>Unique@1k</w:t>
            </w:r>
          </w:p>
        </w:tc>
        <w:tc>
          <w:tcPr>
            <w:tcW w:w="2146" w:type="dxa"/>
            <w:tcBorders>
              <w:top w:val="nil"/>
              <w:left w:val="nil"/>
              <w:bottom w:val="nil"/>
              <w:right w:val="nil"/>
            </w:tcBorders>
          </w:tcPr>
          <w:p w14:paraId="4ACB78D1" w14:textId="06D37176" w:rsidR="00D46F17" w:rsidRPr="00964C5E" w:rsidRDefault="00D46F17" w:rsidP="00BE2777">
            <w:pPr>
              <w:jc w:val="center"/>
              <w:rPr>
                <w:sz w:val="22"/>
                <w:lang w:val="en-GB"/>
              </w:rPr>
            </w:pPr>
            <w:r w:rsidRPr="00964C5E">
              <w:rPr>
                <w:rFonts w:ascii="Calibri" w:hAnsi="Calibri" w:cs="Calibri"/>
                <w:b/>
                <w:sz w:val="22"/>
                <w:lang w:val="en-GB"/>
              </w:rPr>
              <w:t>↑</w:t>
            </w:r>
          </w:p>
        </w:tc>
        <w:tc>
          <w:tcPr>
            <w:tcW w:w="829" w:type="dxa"/>
            <w:tcBorders>
              <w:top w:val="nil"/>
              <w:left w:val="nil"/>
              <w:bottom w:val="nil"/>
              <w:right w:val="nil"/>
            </w:tcBorders>
          </w:tcPr>
          <w:p w14:paraId="51A08E36" w14:textId="1525160C" w:rsidR="00D46F17" w:rsidRPr="00964C5E" w:rsidRDefault="00D46F17" w:rsidP="00BE2777">
            <w:pPr>
              <w:jc w:val="center"/>
              <w:rPr>
                <w:sz w:val="22"/>
                <w:lang w:val="en-GB"/>
              </w:rPr>
            </w:pPr>
            <w:r w:rsidRPr="00964C5E">
              <w:rPr>
                <w:sz w:val="22"/>
                <w:lang w:val="en-GB"/>
              </w:rPr>
              <w:t>0.996</w:t>
            </w:r>
          </w:p>
        </w:tc>
        <w:tc>
          <w:tcPr>
            <w:tcW w:w="1422" w:type="dxa"/>
            <w:gridSpan w:val="2"/>
            <w:tcBorders>
              <w:top w:val="nil"/>
              <w:left w:val="nil"/>
              <w:bottom w:val="nil"/>
              <w:right w:val="nil"/>
            </w:tcBorders>
          </w:tcPr>
          <w:p w14:paraId="177C9D0A" w14:textId="77777777" w:rsidR="00D46F17" w:rsidRPr="00964C5E" w:rsidRDefault="00D46F17" w:rsidP="00BE2777">
            <w:pPr>
              <w:jc w:val="center"/>
              <w:rPr>
                <w:sz w:val="22"/>
                <w:lang w:val="en-GB"/>
              </w:rPr>
            </w:pPr>
            <w:r w:rsidRPr="00964C5E">
              <w:rPr>
                <w:sz w:val="22"/>
                <w:lang w:val="en-GB"/>
              </w:rPr>
              <w:t>0.276</w:t>
            </w:r>
          </w:p>
        </w:tc>
        <w:tc>
          <w:tcPr>
            <w:tcW w:w="848" w:type="dxa"/>
            <w:tcBorders>
              <w:top w:val="nil"/>
              <w:left w:val="nil"/>
              <w:bottom w:val="nil"/>
              <w:right w:val="nil"/>
            </w:tcBorders>
          </w:tcPr>
          <w:p w14:paraId="22A13FEF" w14:textId="3FBF7843" w:rsidR="00D46F17" w:rsidRPr="00964C5E" w:rsidRDefault="00D46F17" w:rsidP="00BE2777">
            <w:pPr>
              <w:jc w:val="center"/>
              <w:rPr>
                <w:b/>
                <w:sz w:val="22"/>
                <w:lang w:val="en-GB"/>
              </w:rPr>
            </w:pPr>
            <w:r w:rsidRPr="00964C5E">
              <w:rPr>
                <w:b/>
                <w:sz w:val="22"/>
                <w:lang w:val="en-GB"/>
              </w:rPr>
              <w:t>1.0</w:t>
            </w:r>
            <w:r w:rsidR="00C619C3">
              <w:rPr>
                <w:b/>
                <w:sz w:val="22"/>
                <w:lang w:val="en-GB"/>
              </w:rPr>
              <w:t>00</w:t>
            </w:r>
          </w:p>
        </w:tc>
      </w:tr>
      <w:tr w:rsidR="00D46F17" w14:paraId="0C60389F" w14:textId="77777777" w:rsidTr="005C102C">
        <w:trPr>
          <w:trHeight w:val="446"/>
        </w:trPr>
        <w:tc>
          <w:tcPr>
            <w:tcW w:w="693" w:type="dxa"/>
            <w:vMerge/>
            <w:tcBorders>
              <w:left w:val="nil"/>
              <w:right w:val="nil"/>
            </w:tcBorders>
          </w:tcPr>
          <w:p w14:paraId="499B9EF1" w14:textId="77777777" w:rsidR="00D46F17" w:rsidRPr="00964C5E" w:rsidRDefault="00D46F17" w:rsidP="00BE2777">
            <w:pPr>
              <w:jc w:val="center"/>
              <w:rPr>
                <w:sz w:val="22"/>
                <w:lang w:val="en-GB"/>
              </w:rPr>
            </w:pPr>
          </w:p>
        </w:tc>
        <w:tc>
          <w:tcPr>
            <w:tcW w:w="2851" w:type="dxa"/>
            <w:tcBorders>
              <w:top w:val="nil"/>
              <w:left w:val="nil"/>
              <w:bottom w:val="nil"/>
              <w:right w:val="nil"/>
            </w:tcBorders>
          </w:tcPr>
          <w:p w14:paraId="6CB88348" w14:textId="2621A76C" w:rsidR="00D46F17" w:rsidRPr="00964C5E" w:rsidRDefault="00D46F17" w:rsidP="00BE2777">
            <w:pPr>
              <w:jc w:val="center"/>
              <w:rPr>
                <w:sz w:val="22"/>
                <w:lang w:val="en-GB"/>
              </w:rPr>
            </w:pPr>
            <w:r w:rsidRPr="00964C5E">
              <w:rPr>
                <w:sz w:val="22"/>
                <w:lang w:val="en-GB"/>
              </w:rPr>
              <w:t>Unique@10k</w:t>
            </w:r>
          </w:p>
        </w:tc>
        <w:tc>
          <w:tcPr>
            <w:tcW w:w="2146" w:type="dxa"/>
            <w:tcBorders>
              <w:top w:val="nil"/>
              <w:left w:val="nil"/>
              <w:bottom w:val="nil"/>
              <w:right w:val="nil"/>
            </w:tcBorders>
          </w:tcPr>
          <w:p w14:paraId="7FBDA138" w14:textId="3F455BF1" w:rsidR="00D46F17" w:rsidRPr="00964C5E" w:rsidRDefault="00D46F17" w:rsidP="00BE2777">
            <w:pPr>
              <w:jc w:val="center"/>
              <w:rPr>
                <w:b/>
                <w:sz w:val="22"/>
                <w:lang w:val="en-GB"/>
              </w:rPr>
            </w:pPr>
            <w:r w:rsidRPr="00964C5E">
              <w:rPr>
                <w:rFonts w:ascii="Calibri" w:hAnsi="Calibri" w:cs="Calibri"/>
                <w:b/>
                <w:sz w:val="22"/>
                <w:lang w:val="en-GB"/>
              </w:rPr>
              <w:t>↑</w:t>
            </w:r>
          </w:p>
        </w:tc>
        <w:tc>
          <w:tcPr>
            <w:tcW w:w="829" w:type="dxa"/>
            <w:tcBorders>
              <w:top w:val="nil"/>
              <w:left w:val="nil"/>
              <w:bottom w:val="nil"/>
              <w:right w:val="nil"/>
            </w:tcBorders>
          </w:tcPr>
          <w:p w14:paraId="7D91427C" w14:textId="7AE6B513" w:rsidR="00D46F17" w:rsidRPr="00964C5E" w:rsidRDefault="00D46F17" w:rsidP="00BE2777">
            <w:pPr>
              <w:jc w:val="center"/>
              <w:rPr>
                <w:b/>
                <w:sz w:val="22"/>
                <w:lang w:val="en-GB"/>
              </w:rPr>
            </w:pPr>
            <w:r w:rsidRPr="00964C5E">
              <w:rPr>
                <w:b/>
                <w:sz w:val="22"/>
                <w:lang w:val="en-GB"/>
              </w:rPr>
              <w:t>0.996</w:t>
            </w:r>
          </w:p>
        </w:tc>
        <w:tc>
          <w:tcPr>
            <w:tcW w:w="1422" w:type="dxa"/>
            <w:gridSpan w:val="2"/>
            <w:tcBorders>
              <w:top w:val="nil"/>
              <w:left w:val="nil"/>
              <w:bottom w:val="nil"/>
              <w:right w:val="nil"/>
            </w:tcBorders>
          </w:tcPr>
          <w:p w14:paraId="48B08D73" w14:textId="77777777" w:rsidR="00D46F17" w:rsidRPr="00964C5E" w:rsidRDefault="00D46F17" w:rsidP="00BE2777">
            <w:pPr>
              <w:jc w:val="center"/>
              <w:rPr>
                <w:sz w:val="22"/>
                <w:lang w:val="en-GB"/>
              </w:rPr>
            </w:pPr>
            <w:r w:rsidRPr="00964C5E">
              <w:rPr>
                <w:sz w:val="22"/>
                <w:lang w:val="en-GB"/>
              </w:rPr>
              <w:t>0.304</w:t>
            </w:r>
          </w:p>
        </w:tc>
        <w:tc>
          <w:tcPr>
            <w:tcW w:w="848" w:type="dxa"/>
            <w:tcBorders>
              <w:top w:val="nil"/>
              <w:left w:val="nil"/>
              <w:bottom w:val="nil"/>
              <w:right w:val="nil"/>
            </w:tcBorders>
          </w:tcPr>
          <w:p w14:paraId="382F5F1A" w14:textId="77777777" w:rsidR="00D46F17" w:rsidRPr="00964C5E" w:rsidRDefault="00D46F17" w:rsidP="00BE2777">
            <w:pPr>
              <w:jc w:val="center"/>
              <w:rPr>
                <w:b/>
                <w:sz w:val="22"/>
                <w:lang w:val="en-GB"/>
              </w:rPr>
            </w:pPr>
            <w:r w:rsidRPr="00964C5E">
              <w:rPr>
                <w:b/>
                <w:sz w:val="22"/>
                <w:lang w:val="en-GB"/>
              </w:rPr>
              <w:t>0.996</w:t>
            </w:r>
          </w:p>
        </w:tc>
      </w:tr>
      <w:tr w:rsidR="00D46F17" w14:paraId="1E401787" w14:textId="77777777" w:rsidTr="005C102C">
        <w:trPr>
          <w:trHeight w:val="458"/>
        </w:trPr>
        <w:tc>
          <w:tcPr>
            <w:tcW w:w="693" w:type="dxa"/>
            <w:vMerge/>
            <w:tcBorders>
              <w:left w:val="nil"/>
              <w:right w:val="nil"/>
            </w:tcBorders>
          </w:tcPr>
          <w:p w14:paraId="514AB82A" w14:textId="77777777" w:rsidR="00D46F17" w:rsidRPr="00964C5E" w:rsidRDefault="00D46F17" w:rsidP="00BE2777">
            <w:pPr>
              <w:jc w:val="center"/>
              <w:rPr>
                <w:sz w:val="22"/>
                <w:lang w:val="en-GB"/>
              </w:rPr>
            </w:pPr>
          </w:p>
        </w:tc>
        <w:tc>
          <w:tcPr>
            <w:tcW w:w="2851" w:type="dxa"/>
            <w:tcBorders>
              <w:top w:val="nil"/>
              <w:left w:val="nil"/>
              <w:bottom w:val="nil"/>
              <w:right w:val="nil"/>
            </w:tcBorders>
          </w:tcPr>
          <w:p w14:paraId="6268ECDF" w14:textId="6A23C9C0" w:rsidR="00D46F17" w:rsidRPr="00964C5E" w:rsidRDefault="00D46F17" w:rsidP="00BE2777">
            <w:pPr>
              <w:jc w:val="center"/>
              <w:rPr>
                <w:sz w:val="22"/>
                <w:lang w:val="en-GB"/>
              </w:rPr>
            </w:pPr>
            <w:r w:rsidRPr="00964C5E">
              <w:rPr>
                <w:sz w:val="22"/>
                <w:lang w:val="en-GB"/>
              </w:rPr>
              <w:t>FCD</w:t>
            </w:r>
          </w:p>
        </w:tc>
        <w:tc>
          <w:tcPr>
            <w:tcW w:w="2146" w:type="dxa"/>
            <w:tcBorders>
              <w:top w:val="nil"/>
              <w:left w:val="nil"/>
              <w:bottom w:val="nil"/>
              <w:right w:val="nil"/>
            </w:tcBorders>
          </w:tcPr>
          <w:p w14:paraId="09C48682" w14:textId="042ADEEC" w:rsidR="00D46F17" w:rsidRPr="00964C5E" w:rsidRDefault="00D46F17" w:rsidP="00BE2777">
            <w:pPr>
              <w:jc w:val="center"/>
              <w:rPr>
                <w:sz w:val="22"/>
                <w:lang w:val="en-GB"/>
              </w:rPr>
            </w:pPr>
            <w:r w:rsidRPr="00964C5E">
              <w:rPr>
                <w:rFonts w:ascii="Calibri" w:hAnsi="Calibri" w:cs="Calibri"/>
                <w:b/>
                <w:sz w:val="22"/>
                <w:lang w:val="en-GB"/>
              </w:rPr>
              <w:t>↓</w:t>
            </w:r>
          </w:p>
        </w:tc>
        <w:tc>
          <w:tcPr>
            <w:tcW w:w="829" w:type="dxa"/>
            <w:tcBorders>
              <w:top w:val="nil"/>
              <w:left w:val="nil"/>
              <w:bottom w:val="nil"/>
              <w:right w:val="nil"/>
            </w:tcBorders>
          </w:tcPr>
          <w:p w14:paraId="6E54214B" w14:textId="28DEE359" w:rsidR="00D46F17" w:rsidRPr="00964C5E" w:rsidRDefault="00D46F17" w:rsidP="00BE2777">
            <w:pPr>
              <w:jc w:val="center"/>
              <w:rPr>
                <w:sz w:val="22"/>
                <w:lang w:val="en-GB"/>
              </w:rPr>
            </w:pPr>
            <w:r w:rsidRPr="00964C5E">
              <w:rPr>
                <w:sz w:val="22"/>
                <w:lang w:val="en-GB"/>
              </w:rPr>
              <w:t>7.981</w:t>
            </w:r>
          </w:p>
        </w:tc>
        <w:tc>
          <w:tcPr>
            <w:tcW w:w="1422" w:type="dxa"/>
            <w:gridSpan w:val="2"/>
            <w:tcBorders>
              <w:top w:val="nil"/>
              <w:left w:val="nil"/>
              <w:bottom w:val="nil"/>
              <w:right w:val="nil"/>
            </w:tcBorders>
          </w:tcPr>
          <w:p w14:paraId="2C8E24DF" w14:textId="77777777" w:rsidR="00D46F17" w:rsidRPr="00964C5E" w:rsidRDefault="00D46F17" w:rsidP="00BE2777">
            <w:pPr>
              <w:jc w:val="center"/>
              <w:rPr>
                <w:b/>
                <w:sz w:val="22"/>
                <w:lang w:val="en-GB"/>
              </w:rPr>
            </w:pPr>
            <w:r w:rsidRPr="00964C5E">
              <w:rPr>
                <w:b/>
                <w:sz w:val="22"/>
                <w:lang w:val="en-GB"/>
              </w:rPr>
              <w:t>5.590</w:t>
            </w:r>
          </w:p>
        </w:tc>
        <w:tc>
          <w:tcPr>
            <w:tcW w:w="848" w:type="dxa"/>
            <w:tcBorders>
              <w:top w:val="nil"/>
              <w:left w:val="nil"/>
              <w:bottom w:val="nil"/>
              <w:right w:val="nil"/>
            </w:tcBorders>
          </w:tcPr>
          <w:p w14:paraId="642944C5" w14:textId="77777777" w:rsidR="00D46F17" w:rsidRPr="00964C5E" w:rsidRDefault="00D46F17" w:rsidP="00BE2777">
            <w:pPr>
              <w:jc w:val="center"/>
              <w:rPr>
                <w:sz w:val="22"/>
                <w:lang w:val="en-GB"/>
              </w:rPr>
            </w:pPr>
            <w:r w:rsidRPr="00964C5E">
              <w:rPr>
                <w:sz w:val="22"/>
                <w:lang w:val="en-GB"/>
              </w:rPr>
              <w:t>8.438</w:t>
            </w:r>
          </w:p>
        </w:tc>
      </w:tr>
      <w:tr w:rsidR="00D46F17" w14:paraId="1396AC25" w14:textId="77777777" w:rsidTr="005C102C">
        <w:trPr>
          <w:trHeight w:val="446"/>
        </w:trPr>
        <w:tc>
          <w:tcPr>
            <w:tcW w:w="693" w:type="dxa"/>
            <w:vMerge/>
            <w:tcBorders>
              <w:left w:val="nil"/>
              <w:right w:val="nil"/>
            </w:tcBorders>
          </w:tcPr>
          <w:p w14:paraId="0DC63C9A" w14:textId="77777777" w:rsidR="00D46F17" w:rsidRPr="00964C5E" w:rsidRDefault="00D46F17" w:rsidP="00BE2777">
            <w:pPr>
              <w:jc w:val="center"/>
              <w:rPr>
                <w:sz w:val="22"/>
                <w:lang w:val="en-GB"/>
              </w:rPr>
            </w:pPr>
          </w:p>
        </w:tc>
        <w:tc>
          <w:tcPr>
            <w:tcW w:w="2851" w:type="dxa"/>
            <w:tcBorders>
              <w:top w:val="nil"/>
              <w:left w:val="nil"/>
              <w:bottom w:val="nil"/>
              <w:right w:val="nil"/>
            </w:tcBorders>
          </w:tcPr>
          <w:p w14:paraId="1BD36758" w14:textId="7A848B69" w:rsidR="00D46F17" w:rsidRPr="00964C5E" w:rsidRDefault="00D46F17" w:rsidP="00BE2777">
            <w:pPr>
              <w:jc w:val="center"/>
              <w:rPr>
                <w:sz w:val="22"/>
                <w:lang w:val="en-GB"/>
              </w:rPr>
            </w:pPr>
            <w:r w:rsidRPr="00964C5E">
              <w:rPr>
                <w:sz w:val="22"/>
                <w:lang w:val="en-GB"/>
              </w:rPr>
              <w:t>SNN</w:t>
            </w:r>
          </w:p>
        </w:tc>
        <w:tc>
          <w:tcPr>
            <w:tcW w:w="2146" w:type="dxa"/>
            <w:tcBorders>
              <w:top w:val="nil"/>
              <w:left w:val="nil"/>
              <w:bottom w:val="nil"/>
              <w:right w:val="nil"/>
            </w:tcBorders>
          </w:tcPr>
          <w:p w14:paraId="768EF217" w14:textId="2B93E4CF" w:rsidR="00D46F17" w:rsidRPr="00964C5E" w:rsidRDefault="00D46F17" w:rsidP="00BE2777">
            <w:pPr>
              <w:jc w:val="center"/>
              <w:rPr>
                <w:sz w:val="22"/>
                <w:lang w:val="en-GB"/>
              </w:rPr>
            </w:pPr>
            <w:r w:rsidRPr="00964C5E">
              <w:rPr>
                <w:rFonts w:ascii="Calibri" w:hAnsi="Calibri" w:cs="Calibri"/>
                <w:b/>
                <w:sz w:val="22"/>
                <w:lang w:val="en-GB"/>
              </w:rPr>
              <w:t>↑</w:t>
            </w:r>
          </w:p>
        </w:tc>
        <w:tc>
          <w:tcPr>
            <w:tcW w:w="829" w:type="dxa"/>
            <w:tcBorders>
              <w:top w:val="nil"/>
              <w:left w:val="nil"/>
              <w:bottom w:val="nil"/>
              <w:right w:val="nil"/>
            </w:tcBorders>
          </w:tcPr>
          <w:p w14:paraId="18305185" w14:textId="5368CD0B" w:rsidR="00D46F17" w:rsidRPr="00964C5E" w:rsidRDefault="00D46F17" w:rsidP="00BE2777">
            <w:pPr>
              <w:jc w:val="center"/>
              <w:rPr>
                <w:sz w:val="22"/>
                <w:lang w:val="en-GB"/>
              </w:rPr>
            </w:pPr>
            <w:r w:rsidRPr="00964C5E">
              <w:rPr>
                <w:sz w:val="22"/>
                <w:lang w:val="en-GB"/>
              </w:rPr>
              <w:t>0.341</w:t>
            </w:r>
          </w:p>
        </w:tc>
        <w:tc>
          <w:tcPr>
            <w:tcW w:w="1422" w:type="dxa"/>
            <w:gridSpan w:val="2"/>
            <w:tcBorders>
              <w:top w:val="nil"/>
              <w:left w:val="nil"/>
              <w:bottom w:val="nil"/>
              <w:right w:val="nil"/>
            </w:tcBorders>
          </w:tcPr>
          <w:p w14:paraId="10B417C9" w14:textId="77777777" w:rsidR="00D46F17" w:rsidRPr="00964C5E" w:rsidRDefault="00D46F17" w:rsidP="00BE2777">
            <w:pPr>
              <w:jc w:val="center"/>
              <w:rPr>
                <w:b/>
                <w:sz w:val="22"/>
                <w:lang w:val="en-GB"/>
              </w:rPr>
            </w:pPr>
            <w:r w:rsidRPr="00964C5E">
              <w:rPr>
                <w:b/>
                <w:sz w:val="22"/>
                <w:lang w:val="en-GB"/>
              </w:rPr>
              <w:t>0.774</w:t>
            </w:r>
          </w:p>
        </w:tc>
        <w:tc>
          <w:tcPr>
            <w:tcW w:w="848" w:type="dxa"/>
            <w:tcBorders>
              <w:top w:val="nil"/>
              <w:left w:val="nil"/>
              <w:bottom w:val="nil"/>
              <w:right w:val="nil"/>
            </w:tcBorders>
          </w:tcPr>
          <w:p w14:paraId="680143E6" w14:textId="77777777" w:rsidR="00D46F17" w:rsidRPr="00964C5E" w:rsidRDefault="00D46F17" w:rsidP="00BE2777">
            <w:pPr>
              <w:jc w:val="center"/>
              <w:rPr>
                <w:sz w:val="22"/>
                <w:lang w:val="en-GB"/>
              </w:rPr>
            </w:pPr>
            <w:r w:rsidRPr="00964C5E">
              <w:rPr>
                <w:sz w:val="22"/>
                <w:lang w:val="en-GB"/>
              </w:rPr>
              <w:t>0.375</w:t>
            </w:r>
          </w:p>
        </w:tc>
      </w:tr>
      <w:tr w:rsidR="00D46F17" w14:paraId="611F17D4" w14:textId="77777777" w:rsidTr="005C102C">
        <w:trPr>
          <w:trHeight w:val="66"/>
        </w:trPr>
        <w:tc>
          <w:tcPr>
            <w:tcW w:w="693" w:type="dxa"/>
            <w:vMerge/>
            <w:tcBorders>
              <w:left w:val="nil"/>
              <w:right w:val="nil"/>
            </w:tcBorders>
          </w:tcPr>
          <w:p w14:paraId="379CD0A1" w14:textId="77777777" w:rsidR="00D46F17" w:rsidRPr="00964C5E" w:rsidRDefault="00D46F17" w:rsidP="00BE2777">
            <w:pPr>
              <w:jc w:val="center"/>
              <w:rPr>
                <w:sz w:val="22"/>
                <w:lang w:val="en-GB"/>
              </w:rPr>
            </w:pPr>
          </w:p>
        </w:tc>
        <w:tc>
          <w:tcPr>
            <w:tcW w:w="2851" w:type="dxa"/>
            <w:tcBorders>
              <w:top w:val="nil"/>
              <w:left w:val="nil"/>
              <w:bottom w:val="nil"/>
              <w:right w:val="nil"/>
            </w:tcBorders>
          </w:tcPr>
          <w:p w14:paraId="1656B5E6" w14:textId="165A8D32" w:rsidR="00D46F17" w:rsidRPr="00964C5E" w:rsidRDefault="00D46F17" w:rsidP="00BE2777">
            <w:pPr>
              <w:jc w:val="center"/>
              <w:rPr>
                <w:sz w:val="22"/>
                <w:lang w:val="en-GB"/>
              </w:rPr>
            </w:pPr>
            <w:r w:rsidRPr="00964C5E">
              <w:rPr>
                <w:sz w:val="22"/>
                <w:lang w:val="en-GB"/>
              </w:rPr>
              <w:t>Frag</w:t>
            </w:r>
          </w:p>
        </w:tc>
        <w:tc>
          <w:tcPr>
            <w:tcW w:w="2146" w:type="dxa"/>
            <w:tcBorders>
              <w:top w:val="nil"/>
              <w:left w:val="nil"/>
              <w:bottom w:val="nil"/>
              <w:right w:val="nil"/>
            </w:tcBorders>
          </w:tcPr>
          <w:p w14:paraId="0AB4B0BE" w14:textId="7C377E95" w:rsidR="00D46F17" w:rsidRPr="00964C5E" w:rsidRDefault="00D46F17" w:rsidP="00BE2777">
            <w:pPr>
              <w:jc w:val="center"/>
              <w:rPr>
                <w:sz w:val="22"/>
                <w:lang w:val="en-GB"/>
              </w:rPr>
            </w:pPr>
            <w:r w:rsidRPr="00964C5E">
              <w:rPr>
                <w:rFonts w:ascii="Calibri" w:hAnsi="Calibri" w:cs="Calibri"/>
                <w:b/>
                <w:sz w:val="22"/>
                <w:lang w:val="en-GB"/>
              </w:rPr>
              <w:t>↑</w:t>
            </w:r>
          </w:p>
        </w:tc>
        <w:tc>
          <w:tcPr>
            <w:tcW w:w="829" w:type="dxa"/>
            <w:tcBorders>
              <w:top w:val="nil"/>
              <w:left w:val="nil"/>
              <w:bottom w:val="nil"/>
              <w:right w:val="nil"/>
            </w:tcBorders>
          </w:tcPr>
          <w:p w14:paraId="178D03B6" w14:textId="64EA470D" w:rsidR="00D46F17" w:rsidRPr="00964C5E" w:rsidRDefault="00D46F17" w:rsidP="00BE2777">
            <w:pPr>
              <w:jc w:val="center"/>
              <w:rPr>
                <w:sz w:val="22"/>
                <w:lang w:val="en-GB"/>
              </w:rPr>
            </w:pPr>
            <w:r w:rsidRPr="00964C5E">
              <w:rPr>
                <w:sz w:val="22"/>
                <w:lang w:val="en-GB"/>
              </w:rPr>
              <w:t>0.920</w:t>
            </w:r>
          </w:p>
        </w:tc>
        <w:tc>
          <w:tcPr>
            <w:tcW w:w="1422" w:type="dxa"/>
            <w:gridSpan w:val="2"/>
            <w:tcBorders>
              <w:top w:val="nil"/>
              <w:left w:val="nil"/>
              <w:bottom w:val="nil"/>
              <w:right w:val="nil"/>
            </w:tcBorders>
          </w:tcPr>
          <w:p w14:paraId="17D417B7" w14:textId="5D5C276F" w:rsidR="00D46F17" w:rsidRPr="00964C5E" w:rsidRDefault="00D46F17" w:rsidP="00BE2777">
            <w:pPr>
              <w:jc w:val="center"/>
              <w:rPr>
                <w:b/>
                <w:sz w:val="22"/>
                <w:lang w:val="en-GB"/>
              </w:rPr>
            </w:pPr>
            <w:r w:rsidRPr="00964C5E">
              <w:rPr>
                <w:b/>
                <w:sz w:val="22"/>
                <w:lang w:val="en-GB"/>
              </w:rPr>
              <w:t>0.966</w:t>
            </w:r>
          </w:p>
        </w:tc>
        <w:tc>
          <w:tcPr>
            <w:tcW w:w="848" w:type="dxa"/>
            <w:tcBorders>
              <w:top w:val="nil"/>
              <w:left w:val="nil"/>
              <w:bottom w:val="nil"/>
              <w:right w:val="nil"/>
            </w:tcBorders>
          </w:tcPr>
          <w:p w14:paraId="3E9E7C9B" w14:textId="77777777" w:rsidR="00D46F17" w:rsidRPr="00964C5E" w:rsidRDefault="00D46F17" w:rsidP="00BE2777">
            <w:pPr>
              <w:jc w:val="center"/>
              <w:rPr>
                <w:sz w:val="22"/>
                <w:lang w:val="en-GB"/>
              </w:rPr>
            </w:pPr>
            <w:r w:rsidRPr="00964C5E">
              <w:rPr>
                <w:sz w:val="22"/>
                <w:lang w:val="en-GB"/>
              </w:rPr>
              <w:t>0.938</w:t>
            </w:r>
          </w:p>
        </w:tc>
      </w:tr>
      <w:tr w:rsidR="00D46F17" w14:paraId="40032986" w14:textId="77777777" w:rsidTr="005C102C">
        <w:trPr>
          <w:trHeight w:val="446"/>
        </w:trPr>
        <w:tc>
          <w:tcPr>
            <w:tcW w:w="693" w:type="dxa"/>
            <w:vMerge/>
            <w:tcBorders>
              <w:left w:val="nil"/>
              <w:right w:val="nil"/>
            </w:tcBorders>
          </w:tcPr>
          <w:p w14:paraId="1253E136" w14:textId="77777777" w:rsidR="00D46F17" w:rsidRPr="00964C5E" w:rsidRDefault="00D46F17" w:rsidP="00BE2777">
            <w:pPr>
              <w:jc w:val="center"/>
              <w:rPr>
                <w:sz w:val="22"/>
                <w:lang w:val="en-GB"/>
              </w:rPr>
            </w:pPr>
          </w:p>
        </w:tc>
        <w:tc>
          <w:tcPr>
            <w:tcW w:w="2851" w:type="dxa"/>
            <w:tcBorders>
              <w:top w:val="nil"/>
              <w:left w:val="nil"/>
              <w:bottom w:val="nil"/>
              <w:right w:val="nil"/>
            </w:tcBorders>
          </w:tcPr>
          <w:p w14:paraId="00E211D6" w14:textId="0F57A25C" w:rsidR="00D46F17" w:rsidRPr="00964C5E" w:rsidRDefault="00D46F17" w:rsidP="00BE2777">
            <w:pPr>
              <w:jc w:val="center"/>
              <w:rPr>
                <w:sz w:val="22"/>
                <w:lang w:val="en-GB"/>
              </w:rPr>
            </w:pPr>
            <w:r w:rsidRPr="00964C5E">
              <w:rPr>
                <w:sz w:val="22"/>
                <w:lang w:val="en-GB"/>
              </w:rPr>
              <w:t>Scaf</w:t>
            </w:r>
          </w:p>
        </w:tc>
        <w:tc>
          <w:tcPr>
            <w:tcW w:w="2146" w:type="dxa"/>
            <w:tcBorders>
              <w:top w:val="nil"/>
              <w:left w:val="nil"/>
              <w:bottom w:val="nil"/>
              <w:right w:val="nil"/>
            </w:tcBorders>
          </w:tcPr>
          <w:p w14:paraId="325FD833" w14:textId="35C2CEDA" w:rsidR="00D46F17" w:rsidRPr="00964C5E" w:rsidRDefault="00D46F17" w:rsidP="00BE2777">
            <w:pPr>
              <w:jc w:val="center"/>
              <w:rPr>
                <w:sz w:val="22"/>
                <w:lang w:val="en-GB"/>
              </w:rPr>
            </w:pPr>
            <w:r w:rsidRPr="00964C5E">
              <w:rPr>
                <w:rFonts w:ascii="Calibri" w:hAnsi="Calibri" w:cs="Calibri"/>
                <w:b/>
                <w:sz w:val="22"/>
                <w:lang w:val="en-GB"/>
              </w:rPr>
              <w:t>↑</w:t>
            </w:r>
          </w:p>
        </w:tc>
        <w:tc>
          <w:tcPr>
            <w:tcW w:w="829" w:type="dxa"/>
            <w:tcBorders>
              <w:top w:val="nil"/>
              <w:left w:val="nil"/>
              <w:bottom w:val="nil"/>
              <w:right w:val="nil"/>
            </w:tcBorders>
          </w:tcPr>
          <w:p w14:paraId="7BD2EED8" w14:textId="50ED1588" w:rsidR="00D46F17" w:rsidRPr="00964C5E" w:rsidRDefault="00D46F17" w:rsidP="00BE2777">
            <w:pPr>
              <w:jc w:val="center"/>
              <w:rPr>
                <w:sz w:val="22"/>
                <w:lang w:val="en-GB"/>
              </w:rPr>
            </w:pPr>
            <w:r w:rsidRPr="00964C5E">
              <w:rPr>
                <w:sz w:val="22"/>
                <w:lang w:val="en-GB"/>
              </w:rPr>
              <w:t>0.094</w:t>
            </w:r>
          </w:p>
        </w:tc>
        <w:tc>
          <w:tcPr>
            <w:tcW w:w="1422" w:type="dxa"/>
            <w:gridSpan w:val="2"/>
            <w:tcBorders>
              <w:top w:val="nil"/>
              <w:left w:val="nil"/>
              <w:bottom w:val="nil"/>
              <w:right w:val="nil"/>
            </w:tcBorders>
          </w:tcPr>
          <w:p w14:paraId="6621C5D6" w14:textId="77777777" w:rsidR="00D46F17" w:rsidRPr="00964C5E" w:rsidRDefault="00D46F17" w:rsidP="00BE2777">
            <w:pPr>
              <w:jc w:val="center"/>
              <w:rPr>
                <w:b/>
                <w:sz w:val="22"/>
                <w:lang w:val="en-GB"/>
              </w:rPr>
            </w:pPr>
            <w:r w:rsidRPr="00964C5E">
              <w:rPr>
                <w:b/>
                <w:sz w:val="22"/>
                <w:lang w:val="en-GB"/>
              </w:rPr>
              <w:t>0.491</w:t>
            </w:r>
          </w:p>
        </w:tc>
        <w:tc>
          <w:tcPr>
            <w:tcW w:w="848" w:type="dxa"/>
            <w:tcBorders>
              <w:top w:val="nil"/>
              <w:left w:val="nil"/>
              <w:bottom w:val="nil"/>
              <w:right w:val="nil"/>
            </w:tcBorders>
          </w:tcPr>
          <w:p w14:paraId="38AF8161" w14:textId="77777777" w:rsidR="00D46F17" w:rsidRPr="00964C5E" w:rsidRDefault="00D46F17" w:rsidP="00BE2777">
            <w:pPr>
              <w:jc w:val="center"/>
              <w:rPr>
                <w:sz w:val="22"/>
                <w:lang w:val="en-GB"/>
              </w:rPr>
            </w:pPr>
            <w:r w:rsidRPr="00964C5E">
              <w:rPr>
                <w:sz w:val="22"/>
                <w:lang w:val="en-GB"/>
              </w:rPr>
              <w:t>0.193</w:t>
            </w:r>
          </w:p>
        </w:tc>
      </w:tr>
      <w:tr w:rsidR="00D46F17" w14:paraId="04C84CB0" w14:textId="77777777" w:rsidTr="005C102C">
        <w:trPr>
          <w:trHeight w:val="446"/>
        </w:trPr>
        <w:tc>
          <w:tcPr>
            <w:tcW w:w="693" w:type="dxa"/>
            <w:vMerge/>
            <w:tcBorders>
              <w:left w:val="nil"/>
              <w:right w:val="nil"/>
            </w:tcBorders>
          </w:tcPr>
          <w:p w14:paraId="3859CB26" w14:textId="77777777" w:rsidR="00D46F17" w:rsidRPr="00964C5E" w:rsidRDefault="00D46F17" w:rsidP="00BE2777">
            <w:pPr>
              <w:jc w:val="center"/>
              <w:rPr>
                <w:sz w:val="22"/>
                <w:lang w:val="en-GB"/>
              </w:rPr>
            </w:pPr>
          </w:p>
        </w:tc>
        <w:tc>
          <w:tcPr>
            <w:tcW w:w="2851" w:type="dxa"/>
            <w:tcBorders>
              <w:top w:val="nil"/>
              <w:left w:val="nil"/>
              <w:bottom w:val="single" w:sz="4" w:space="0" w:color="auto"/>
              <w:right w:val="nil"/>
            </w:tcBorders>
          </w:tcPr>
          <w:p w14:paraId="545CD7DD" w14:textId="2FFC516E" w:rsidR="00D46F17" w:rsidRPr="00964C5E" w:rsidRDefault="00D46F17" w:rsidP="00BE2777">
            <w:pPr>
              <w:jc w:val="center"/>
              <w:rPr>
                <w:sz w:val="22"/>
                <w:lang w:val="en-GB"/>
              </w:rPr>
            </w:pPr>
            <w:r w:rsidRPr="00964C5E">
              <w:rPr>
                <w:sz w:val="22"/>
                <w:lang w:val="en-GB"/>
              </w:rPr>
              <w:t>IntDiv</w:t>
            </w:r>
          </w:p>
        </w:tc>
        <w:tc>
          <w:tcPr>
            <w:tcW w:w="2146" w:type="dxa"/>
            <w:tcBorders>
              <w:top w:val="nil"/>
              <w:left w:val="nil"/>
              <w:bottom w:val="single" w:sz="4" w:space="0" w:color="auto"/>
              <w:right w:val="nil"/>
            </w:tcBorders>
          </w:tcPr>
          <w:p w14:paraId="73D9A73D" w14:textId="764DFAB7" w:rsidR="00D46F17" w:rsidRPr="00964C5E" w:rsidRDefault="00D46F17" w:rsidP="00BE2777">
            <w:pPr>
              <w:jc w:val="center"/>
              <w:rPr>
                <w:sz w:val="22"/>
                <w:lang w:val="en-GB"/>
              </w:rPr>
            </w:pPr>
            <w:r w:rsidRPr="00964C5E">
              <w:rPr>
                <w:rFonts w:ascii="Calibri" w:hAnsi="Calibri" w:cs="Calibri"/>
                <w:b/>
                <w:sz w:val="22"/>
                <w:lang w:val="en-GB"/>
              </w:rPr>
              <w:t>↑</w:t>
            </w:r>
          </w:p>
        </w:tc>
        <w:tc>
          <w:tcPr>
            <w:tcW w:w="829" w:type="dxa"/>
            <w:tcBorders>
              <w:top w:val="nil"/>
              <w:left w:val="nil"/>
              <w:bottom w:val="single" w:sz="4" w:space="0" w:color="auto"/>
              <w:right w:val="nil"/>
            </w:tcBorders>
          </w:tcPr>
          <w:p w14:paraId="08D21F7E" w14:textId="21F5F58B" w:rsidR="00D46F17" w:rsidRPr="00964C5E" w:rsidRDefault="00D46F17" w:rsidP="00BE2777">
            <w:pPr>
              <w:jc w:val="center"/>
              <w:rPr>
                <w:sz w:val="22"/>
                <w:lang w:val="en-GB"/>
              </w:rPr>
            </w:pPr>
            <w:r w:rsidRPr="00964C5E">
              <w:rPr>
                <w:sz w:val="22"/>
                <w:lang w:val="en-GB"/>
              </w:rPr>
              <w:t>0.845</w:t>
            </w:r>
          </w:p>
        </w:tc>
        <w:tc>
          <w:tcPr>
            <w:tcW w:w="1422" w:type="dxa"/>
            <w:gridSpan w:val="2"/>
            <w:tcBorders>
              <w:top w:val="nil"/>
              <w:left w:val="nil"/>
              <w:bottom w:val="single" w:sz="4" w:space="0" w:color="auto"/>
              <w:right w:val="nil"/>
            </w:tcBorders>
          </w:tcPr>
          <w:p w14:paraId="000ECEF6" w14:textId="77777777" w:rsidR="00D46F17" w:rsidRPr="00964C5E" w:rsidRDefault="00D46F17" w:rsidP="00BE2777">
            <w:pPr>
              <w:jc w:val="center"/>
              <w:rPr>
                <w:sz w:val="22"/>
                <w:lang w:val="en-GB"/>
              </w:rPr>
            </w:pPr>
            <w:r w:rsidRPr="00964C5E">
              <w:rPr>
                <w:sz w:val="22"/>
                <w:lang w:val="en-GB"/>
              </w:rPr>
              <w:t>0.834</w:t>
            </w:r>
          </w:p>
        </w:tc>
        <w:tc>
          <w:tcPr>
            <w:tcW w:w="848" w:type="dxa"/>
            <w:tcBorders>
              <w:top w:val="nil"/>
              <w:left w:val="nil"/>
              <w:bottom w:val="single" w:sz="4" w:space="0" w:color="auto"/>
              <w:right w:val="nil"/>
            </w:tcBorders>
          </w:tcPr>
          <w:p w14:paraId="532670F5" w14:textId="77777777" w:rsidR="00D46F17" w:rsidRPr="00964C5E" w:rsidRDefault="00D46F17" w:rsidP="00BE2777">
            <w:pPr>
              <w:jc w:val="center"/>
              <w:rPr>
                <w:b/>
                <w:sz w:val="22"/>
                <w:lang w:val="en-GB"/>
              </w:rPr>
            </w:pPr>
            <w:r w:rsidRPr="00964C5E">
              <w:rPr>
                <w:b/>
                <w:sz w:val="22"/>
                <w:lang w:val="en-GB"/>
              </w:rPr>
              <w:t>0.846</w:t>
            </w:r>
          </w:p>
        </w:tc>
      </w:tr>
      <w:tr w:rsidR="00075331" w14:paraId="238A045B" w14:textId="77777777" w:rsidTr="00D46F17">
        <w:trPr>
          <w:trHeight w:val="446"/>
        </w:trPr>
        <w:tc>
          <w:tcPr>
            <w:tcW w:w="693" w:type="dxa"/>
            <w:vMerge w:val="restart"/>
            <w:tcBorders>
              <w:left w:val="nil"/>
              <w:right w:val="nil"/>
            </w:tcBorders>
            <w:textDirection w:val="btLr"/>
          </w:tcPr>
          <w:p w14:paraId="4C66E3C3" w14:textId="1EF4BA25" w:rsidR="00075331" w:rsidRPr="00D46F17" w:rsidRDefault="00075331" w:rsidP="00D46F17">
            <w:pPr>
              <w:ind w:left="113" w:right="113"/>
              <w:jc w:val="center"/>
              <w:rPr>
                <w:rFonts w:cstheme="minorHAnsi"/>
                <w:b/>
                <w:i/>
                <w:sz w:val="22"/>
                <w:lang w:val="en-GB"/>
              </w:rPr>
            </w:pPr>
            <w:r w:rsidRPr="00D46F17">
              <w:rPr>
                <w:rFonts w:cstheme="minorHAnsi"/>
                <w:b/>
                <w:i/>
                <w:sz w:val="22"/>
                <w:lang w:val="en-GB"/>
              </w:rPr>
              <w:t>CUSTOM</w:t>
            </w:r>
          </w:p>
        </w:tc>
        <w:tc>
          <w:tcPr>
            <w:tcW w:w="2851" w:type="dxa"/>
            <w:tcBorders>
              <w:top w:val="nil"/>
              <w:left w:val="nil"/>
              <w:bottom w:val="nil"/>
              <w:right w:val="nil"/>
            </w:tcBorders>
          </w:tcPr>
          <w:p w14:paraId="223C8F13" w14:textId="060AD089" w:rsidR="00075331" w:rsidRPr="00964C5E" w:rsidRDefault="00075331" w:rsidP="00D46F17">
            <w:pPr>
              <w:spacing w:before="240"/>
              <w:jc w:val="center"/>
              <w:rPr>
                <w:rFonts w:cstheme="minorHAnsi"/>
                <w:sz w:val="22"/>
                <w:lang w:val="en-GB"/>
              </w:rPr>
            </w:pPr>
            <w:r>
              <w:rPr>
                <w:rFonts w:cstheme="minorHAnsi"/>
                <w:sz w:val="22"/>
                <w:lang w:val="en-GB"/>
              </w:rPr>
              <w:t>Novelty</w:t>
            </w:r>
            <w:r w:rsidR="00453119">
              <w:rPr>
                <w:rFonts w:cstheme="minorHAnsi"/>
                <w:sz w:val="22"/>
                <w:lang w:val="en-GB"/>
              </w:rPr>
              <w:t xml:space="preserve"> </w:t>
            </w:r>
            <w:r w:rsidR="00453119" w:rsidRPr="00964C5E">
              <w:rPr>
                <w:rFonts w:cstheme="minorHAnsi"/>
                <w:sz w:val="22"/>
                <w:vertAlign w:val="superscript"/>
                <w:lang w:val="en-GB"/>
              </w:rPr>
              <w:t>(</w:t>
            </w:r>
            <w:r w:rsidR="00453119">
              <w:rPr>
                <w:rFonts w:cstheme="minorHAnsi"/>
                <w:sz w:val="22"/>
                <w:vertAlign w:val="superscript"/>
                <w:lang w:val="en-GB"/>
              </w:rPr>
              <w:t>1</w:t>
            </w:r>
            <w:r w:rsidR="00453119" w:rsidRPr="00964C5E">
              <w:rPr>
                <w:rFonts w:cstheme="minorHAnsi"/>
                <w:sz w:val="22"/>
                <w:vertAlign w:val="superscript"/>
                <w:lang w:val="en-GB"/>
              </w:rPr>
              <w:t>)</w:t>
            </w:r>
          </w:p>
        </w:tc>
        <w:tc>
          <w:tcPr>
            <w:tcW w:w="2146" w:type="dxa"/>
            <w:tcBorders>
              <w:top w:val="nil"/>
              <w:left w:val="nil"/>
              <w:bottom w:val="nil"/>
              <w:right w:val="nil"/>
            </w:tcBorders>
          </w:tcPr>
          <w:p w14:paraId="0849A093" w14:textId="57E26CF8" w:rsidR="00075331" w:rsidRPr="00964C5E" w:rsidRDefault="008310CD" w:rsidP="00D46F17">
            <w:pPr>
              <w:spacing w:before="240"/>
              <w:jc w:val="center"/>
              <w:rPr>
                <w:rFonts w:ascii="Calibri" w:hAnsi="Calibri" w:cs="Calibri"/>
                <w:b/>
                <w:sz w:val="22"/>
                <w:lang w:val="en-GB"/>
              </w:rPr>
            </w:pPr>
            <w:r w:rsidRPr="00964C5E">
              <w:rPr>
                <w:rFonts w:ascii="Calibri" w:hAnsi="Calibri" w:cs="Calibri"/>
                <w:b/>
                <w:sz w:val="22"/>
                <w:lang w:val="en-GB"/>
              </w:rPr>
              <w:t>↑</w:t>
            </w:r>
          </w:p>
        </w:tc>
        <w:tc>
          <w:tcPr>
            <w:tcW w:w="829" w:type="dxa"/>
            <w:tcBorders>
              <w:top w:val="nil"/>
              <w:left w:val="nil"/>
              <w:bottom w:val="nil"/>
              <w:right w:val="nil"/>
            </w:tcBorders>
          </w:tcPr>
          <w:p w14:paraId="0BA1E49F" w14:textId="42C9A383" w:rsidR="00075331" w:rsidRPr="00964C5E" w:rsidRDefault="001C3CC6" w:rsidP="00D46F17">
            <w:pPr>
              <w:spacing w:before="240"/>
              <w:jc w:val="center"/>
              <w:rPr>
                <w:sz w:val="22"/>
                <w:lang w:val="en-GB"/>
              </w:rPr>
            </w:pPr>
            <w:r>
              <w:rPr>
                <w:sz w:val="22"/>
                <w:lang w:val="en-GB"/>
              </w:rPr>
              <w:t>0.878</w:t>
            </w:r>
          </w:p>
        </w:tc>
        <w:tc>
          <w:tcPr>
            <w:tcW w:w="1422" w:type="dxa"/>
            <w:gridSpan w:val="2"/>
            <w:tcBorders>
              <w:top w:val="nil"/>
              <w:left w:val="nil"/>
              <w:bottom w:val="nil"/>
              <w:right w:val="nil"/>
            </w:tcBorders>
          </w:tcPr>
          <w:p w14:paraId="5CCC6A99" w14:textId="201347BB" w:rsidR="00075331" w:rsidRPr="00962B56" w:rsidRDefault="001C3CC6" w:rsidP="00D46F17">
            <w:pPr>
              <w:spacing w:before="240"/>
              <w:jc w:val="center"/>
              <w:rPr>
                <w:sz w:val="22"/>
                <w:lang w:val="en-GB"/>
              </w:rPr>
            </w:pPr>
            <w:r w:rsidRPr="00962B56">
              <w:rPr>
                <w:sz w:val="22"/>
                <w:lang w:val="en-GB"/>
              </w:rPr>
              <w:t>0.299</w:t>
            </w:r>
          </w:p>
        </w:tc>
        <w:tc>
          <w:tcPr>
            <w:tcW w:w="848" w:type="dxa"/>
            <w:tcBorders>
              <w:top w:val="nil"/>
              <w:left w:val="nil"/>
              <w:bottom w:val="nil"/>
              <w:right w:val="nil"/>
            </w:tcBorders>
          </w:tcPr>
          <w:p w14:paraId="29224A52" w14:textId="442FC9E8" w:rsidR="00075331" w:rsidRPr="00962B56" w:rsidRDefault="00002322" w:rsidP="00D46F17">
            <w:pPr>
              <w:spacing w:before="240"/>
              <w:jc w:val="center"/>
              <w:rPr>
                <w:b/>
                <w:sz w:val="22"/>
                <w:lang w:val="en-GB"/>
              </w:rPr>
            </w:pPr>
            <w:r w:rsidRPr="00962B56">
              <w:rPr>
                <w:b/>
                <w:sz w:val="22"/>
                <w:lang w:val="en-GB"/>
              </w:rPr>
              <w:t>0.953</w:t>
            </w:r>
          </w:p>
        </w:tc>
      </w:tr>
      <w:tr w:rsidR="00075331" w14:paraId="008738EE" w14:textId="77777777" w:rsidTr="00D46F17">
        <w:trPr>
          <w:trHeight w:val="446"/>
        </w:trPr>
        <w:tc>
          <w:tcPr>
            <w:tcW w:w="693" w:type="dxa"/>
            <w:vMerge/>
            <w:tcBorders>
              <w:left w:val="nil"/>
              <w:right w:val="nil"/>
            </w:tcBorders>
            <w:textDirection w:val="btLr"/>
          </w:tcPr>
          <w:p w14:paraId="037135FD" w14:textId="4A30DF4E" w:rsidR="00075331" w:rsidRPr="00D46F17" w:rsidRDefault="00075331" w:rsidP="00D46F17">
            <w:pPr>
              <w:ind w:left="113" w:right="113"/>
              <w:jc w:val="center"/>
              <w:rPr>
                <w:rFonts w:cstheme="minorHAnsi"/>
                <w:b/>
                <w:i/>
                <w:lang w:val="en-GB"/>
              </w:rPr>
            </w:pPr>
          </w:p>
        </w:tc>
        <w:tc>
          <w:tcPr>
            <w:tcW w:w="2851" w:type="dxa"/>
            <w:tcBorders>
              <w:top w:val="nil"/>
              <w:left w:val="nil"/>
              <w:bottom w:val="nil"/>
              <w:right w:val="nil"/>
            </w:tcBorders>
          </w:tcPr>
          <w:p w14:paraId="17CB06B8" w14:textId="0986A7A9" w:rsidR="00075331" w:rsidRPr="00964C5E" w:rsidRDefault="00667FA9" w:rsidP="00D46F17">
            <w:pPr>
              <w:spacing w:before="240"/>
              <w:jc w:val="center"/>
              <w:rPr>
                <w:sz w:val="22"/>
                <w:lang w:val="en-GB"/>
              </w:rPr>
            </w:pPr>
            <w:r>
              <w:rPr>
                <w:rFonts w:cstheme="minorHAnsi"/>
                <w:sz w:val="22"/>
                <w:lang w:val="en-GB"/>
              </w:rPr>
              <w:t xml:space="preserve">Predicted </w:t>
            </w:r>
            <w:r w:rsidR="00075331" w:rsidRPr="00964C5E">
              <w:rPr>
                <w:rFonts w:cstheme="minorHAnsi"/>
                <w:sz w:val="22"/>
                <w:lang w:val="en-GB"/>
              </w:rPr>
              <w:t xml:space="preserve">Active Fraction </w:t>
            </w:r>
            <w:r w:rsidR="00075331" w:rsidRPr="00964C5E">
              <w:rPr>
                <w:rFonts w:cstheme="minorHAnsi"/>
                <w:sz w:val="22"/>
                <w:vertAlign w:val="superscript"/>
                <w:lang w:val="en-GB"/>
              </w:rPr>
              <w:t>(2)</w:t>
            </w:r>
          </w:p>
        </w:tc>
        <w:tc>
          <w:tcPr>
            <w:tcW w:w="2146" w:type="dxa"/>
            <w:tcBorders>
              <w:top w:val="nil"/>
              <w:left w:val="nil"/>
              <w:bottom w:val="nil"/>
              <w:right w:val="nil"/>
            </w:tcBorders>
          </w:tcPr>
          <w:p w14:paraId="010CE5CA" w14:textId="7297B0F0" w:rsidR="00075331" w:rsidRPr="00964C5E" w:rsidRDefault="00075331" w:rsidP="00D46F17">
            <w:pPr>
              <w:spacing w:before="240"/>
              <w:jc w:val="center"/>
              <w:rPr>
                <w:sz w:val="22"/>
                <w:lang w:val="en-GB"/>
              </w:rPr>
            </w:pPr>
            <w:r w:rsidRPr="00964C5E">
              <w:rPr>
                <w:rFonts w:ascii="Calibri" w:hAnsi="Calibri" w:cs="Calibri"/>
                <w:b/>
                <w:sz w:val="22"/>
                <w:lang w:val="en-GB"/>
              </w:rPr>
              <w:t>↑</w:t>
            </w:r>
          </w:p>
        </w:tc>
        <w:tc>
          <w:tcPr>
            <w:tcW w:w="829" w:type="dxa"/>
            <w:tcBorders>
              <w:top w:val="nil"/>
              <w:left w:val="nil"/>
              <w:bottom w:val="nil"/>
              <w:right w:val="nil"/>
            </w:tcBorders>
          </w:tcPr>
          <w:p w14:paraId="62CD7D16" w14:textId="65C13C18" w:rsidR="00075331" w:rsidRPr="000614AE" w:rsidRDefault="00075331" w:rsidP="00D46F17">
            <w:pPr>
              <w:spacing w:before="240"/>
              <w:jc w:val="center"/>
              <w:rPr>
                <w:b/>
                <w:sz w:val="22"/>
                <w:lang w:val="en-GB"/>
              </w:rPr>
            </w:pPr>
            <w:r w:rsidRPr="000614AE">
              <w:rPr>
                <w:b/>
                <w:sz w:val="22"/>
                <w:lang w:val="en-GB"/>
              </w:rPr>
              <w:t>0.</w:t>
            </w:r>
            <w:r w:rsidR="000614AE" w:rsidRPr="000614AE">
              <w:rPr>
                <w:b/>
                <w:sz w:val="22"/>
                <w:lang w:val="en-GB"/>
              </w:rPr>
              <w:t>536</w:t>
            </w:r>
          </w:p>
        </w:tc>
        <w:tc>
          <w:tcPr>
            <w:tcW w:w="1422" w:type="dxa"/>
            <w:gridSpan w:val="2"/>
            <w:tcBorders>
              <w:top w:val="nil"/>
              <w:left w:val="nil"/>
              <w:bottom w:val="nil"/>
              <w:right w:val="nil"/>
            </w:tcBorders>
          </w:tcPr>
          <w:p w14:paraId="00449056" w14:textId="0800741C" w:rsidR="00075331" w:rsidRPr="000614AE" w:rsidRDefault="00075331" w:rsidP="00D46F17">
            <w:pPr>
              <w:spacing w:before="240"/>
              <w:jc w:val="center"/>
              <w:rPr>
                <w:sz w:val="22"/>
                <w:lang w:val="en-GB"/>
              </w:rPr>
            </w:pPr>
            <w:r w:rsidRPr="000614AE">
              <w:rPr>
                <w:sz w:val="22"/>
                <w:lang w:val="en-GB"/>
              </w:rPr>
              <w:t>0.</w:t>
            </w:r>
            <w:r w:rsidR="000614AE" w:rsidRPr="000614AE">
              <w:rPr>
                <w:sz w:val="22"/>
                <w:lang w:val="en-GB"/>
              </w:rPr>
              <w:t>194</w:t>
            </w:r>
          </w:p>
        </w:tc>
        <w:tc>
          <w:tcPr>
            <w:tcW w:w="848" w:type="dxa"/>
            <w:tcBorders>
              <w:top w:val="nil"/>
              <w:left w:val="nil"/>
              <w:bottom w:val="nil"/>
              <w:right w:val="nil"/>
            </w:tcBorders>
          </w:tcPr>
          <w:p w14:paraId="6161D076" w14:textId="3979121C" w:rsidR="00075331" w:rsidRPr="00964C5E" w:rsidRDefault="00075331" w:rsidP="00D46F17">
            <w:pPr>
              <w:spacing w:before="240"/>
              <w:jc w:val="center"/>
              <w:rPr>
                <w:sz w:val="22"/>
                <w:lang w:val="en-GB"/>
              </w:rPr>
            </w:pPr>
            <w:r w:rsidRPr="00964C5E">
              <w:rPr>
                <w:sz w:val="22"/>
                <w:lang w:val="en-GB"/>
              </w:rPr>
              <w:t>0.4</w:t>
            </w:r>
            <w:r w:rsidR="000614AE">
              <w:rPr>
                <w:sz w:val="22"/>
                <w:lang w:val="en-GB"/>
              </w:rPr>
              <w:t>74</w:t>
            </w:r>
          </w:p>
        </w:tc>
      </w:tr>
      <w:tr w:rsidR="00075331" w14:paraId="4D13F29C" w14:textId="77777777" w:rsidTr="00D46F17">
        <w:trPr>
          <w:trHeight w:val="667"/>
        </w:trPr>
        <w:tc>
          <w:tcPr>
            <w:tcW w:w="693" w:type="dxa"/>
            <w:vMerge/>
            <w:tcBorders>
              <w:left w:val="nil"/>
              <w:bottom w:val="nil"/>
              <w:right w:val="nil"/>
            </w:tcBorders>
          </w:tcPr>
          <w:p w14:paraId="52579311" w14:textId="77777777" w:rsidR="00075331" w:rsidRDefault="00075331" w:rsidP="00D46F17">
            <w:pPr>
              <w:spacing w:before="240"/>
              <w:jc w:val="center"/>
              <w:rPr>
                <w:lang w:val="en-GB"/>
              </w:rPr>
            </w:pPr>
          </w:p>
        </w:tc>
        <w:tc>
          <w:tcPr>
            <w:tcW w:w="2851" w:type="dxa"/>
            <w:tcBorders>
              <w:top w:val="nil"/>
              <w:left w:val="nil"/>
              <w:bottom w:val="double" w:sz="4" w:space="0" w:color="auto"/>
              <w:right w:val="nil"/>
            </w:tcBorders>
          </w:tcPr>
          <w:p w14:paraId="5E9FC033" w14:textId="0556F09B" w:rsidR="00075331" w:rsidRPr="00964C5E" w:rsidRDefault="00075331" w:rsidP="00D46F17">
            <w:pPr>
              <w:spacing w:before="240"/>
              <w:jc w:val="center"/>
              <w:rPr>
                <w:sz w:val="22"/>
                <w:vertAlign w:val="superscript"/>
                <w:lang w:val="en-GB"/>
              </w:rPr>
            </w:pPr>
            <w:r w:rsidRPr="00964C5E">
              <w:rPr>
                <w:sz w:val="22"/>
                <w:lang w:val="en-GB"/>
              </w:rPr>
              <w:t xml:space="preserve">Reconstructability </w:t>
            </w:r>
            <w:r w:rsidRPr="00964C5E">
              <w:rPr>
                <w:sz w:val="22"/>
                <w:vertAlign w:val="superscript"/>
                <w:lang w:val="en-GB"/>
              </w:rPr>
              <w:t>(</w:t>
            </w:r>
            <w:r w:rsidR="007E7A30">
              <w:rPr>
                <w:sz w:val="22"/>
                <w:vertAlign w:val="superscript"/>
                <w:lang w:val="en-GB"/>
              </w:rPr>
              <w:t>3</w:t>
            </w:r>
            <w:r w:rsidRPr="00964C5E">
              <w:rPr>
                <w:sz w:val="22"/>
                <w:vertAlign w:val="superscript"/>
                <w:lang w:val="en-GB"/>
              </w:rPr>
              <w:t>)</w:t>
            </w:r>
          </w:p>
        </w:tc>
        <w:tc>
          <w:tcPr>
            <w:tcW w:w="2146" w:type="dxa"/>
            <w:tcBorders>
              <w:top w:val="nil"/>
              <w:left w:val="nil"/>
              <w:bottom w:val="double" w:sz="4" w:space="0" w:color="auto"/>
              <w:right w:val="nil"/>
            </w:tcBorders>
          </w:tcPr>
          <w:p w14:paraId="0C4C5FCC" w14:textId="2DC3839D" w:rsidR="00075331" w:rsidRPr="00964C5E" w:rsidRDefault="00075331" w:rsidP="00D46F17">
            <w:pPr>
              <w:spacing w:before="240"/>
              <w:jc w:val="center"/>
              <w:rPr>
                <w:rFonts w:cstheme="minorHAnsi"/>
                <w:b/>
                <w:sz w:val="22"/>
                <w:lang w:val="en-GB"/>
              </w:rPr>
            </w:pPr>
            <w:r>
              <w:rPr>
                <w:rFonts w:cstheme="minorHAnsi"/>
                <w:b/>
                <w:sz w:val="22"/>
                <w:lang w:val="sv-SE"/>
              </w:rPr>
              <w:t>-</w:t>
            </w:r>
            <w:r>
              <w:rPr>
                <w:rFonts w:cstheme="minorHAnsi"/>
                <w:b/>
                <w:sz w:val="22"/>
                <w:lang w:val="en-GB"/>
              </w:rPr>
              <w:t xml:space="preserve">  </w:t>
            </w:r>
          </w:p>
        </w:tc>
        <w:tc>
          <w:tcPr>
            <w:tcW w:w="829" w:type="dxa"/>
            <w:tcBorders>
              <w:top w:val="nil"/>
              <w:left w:val="nil"/>
              <w:bottom w:val="double" w:sz="4" w:space="0" w:color="auto"/>
              <w:right w:val="nil"/>
            </w:tcBorders>
          </w:tcPr>
          <w:p w14:paraId="319D5825" w14:textId="66D81FE4" w:rsidR="00075331" w:rsidRPr="00964C5E" w:rsidRDefault="00075331" w:rsidP="00D46F17">
            <w:pPr>
              <w:spacing w:before="240"/>
              <w:jc w:val="center"/>
              <w:rPr>
                <w:sz w:val="22"/>
                <w:lang w:val="en-GB"/>
              </w:rPr>
            </w:pPr>
            <w:r w:rsidRPr="00964C5E">
              <w:rPr>
                <w:rFonts w:cstheme="minorHAnsi"/>
                <w:sz w:val="22"/>
                <w:lang w:val="en-GB"/>
              </w:rPr>
              <w:t>≤</w:t>
            </w:r>
            <w:r w:rsidRPr="00964C5E">
              <w:rPr>
                <w:sz w:val="22"/>
                <w:lang w:val="en-GB"/>
              </w:rPr>
              <w:t>0.001</w:t>
            </w:r>
          </w:p>
        </w:tc>
        <w:tc>
          <w:tcPr>
            <w:tcW w:w="1422" w:type="dxa"/>
            <w:gridSpan w:val="2"/>
            <w:tcBorders>
              <w:top w:val="nil"/>
              <w:left w:val="nil"/>
              <w:bottom w:val="double" w:sz="4" w:space="0" w:color="auto"/>
              <w:right w:val="nil"/>
            </w:tcBorders>
          </w:tcPr>
          <w:p w14:paraId="7C4B4CCB" w14:textId="4E80A3AF" w:rsidR="00075331" w:rsidRPr="00964C5E" w:rsidRDefault="00075331" w:rsidP="00D46F17">
            <w:pPr>
              <w:spacing w:before="240"/>
              <w:jc w:val="center"/>
              <w:rPr>
                <w:sz w:val="22"/>
                <w:lang w:val="en-GB"/>
              </w:rPr>
            </w:pPr>
            <w:r w:rsidRPr="00964C5E">
              <w:rPr>
                <w:sz w:val="22"/>
                <w:lang w:val="en-GB"/>
              </w:rPr>
              <w:t>0.</w:t>
            </w:r>
            <w:r>
              <w:rPr>
                <w:sz w:val="22"/>
                <w:lang w:val="en-GB"/>
              </w:rPr>
              <w:t>6</w:t>
            </w:r>
            <w:r w:rsidR="005B7C0C">
              <w:rPr>
                <w:sz w:val="22"/>
                <w:lang w:val="en-GB"/>
              </w:rPr>
              <w:t>3</w:t>
            </w:r>
            <w:r>
              <w:rPr>
                <w:sz w:val="22"/>
                <w:lang w:val="en-GB"/>
              </w:rPr>
              <w:t>0</w:t>
            </w:r>
          </w:p>
        </w:tc>
        <w:tc>
          <w:tcPr>
            <w:tcW w:w="848" w:type="dxa"/>
            <w:tcBorders>
              <w:top w:val="nil"/>
              <w:left w:val="nil"/>
              <w:bottom w:val="double" w:sz="4" w:space="0" w:color="auto"/>
              <w:right w:val="nil"/>
            </w:tcBorders>
          </w:tcPr>
          <w:p w14:paraId="6FCE0147" w14:textId="61795710" w:rsidR="00075331" w:rsidRPr="00964C5E" w:rsidRDefault="00075331" w:rsidP="00D46F17">
            <w:pPr>
              <w:keepNext/>
              <w:spacing w:before="240"/>
              <w:jc w:val="center"/>
              <w:rPr>
                <w:sz w:val="22"/>
                <w:lang w:val="en-GB"/>
              </w:rPr>
            </w:pPr>
            <w:r>
              <w:rPr>
                <w:sz w:val="22"/>
                <w:lang w:val="en-GB"/>
              </w:rPr>
              <w:t>-</w:t>
            </w:r>
          </w:p>
        </w:tc>
      </w:tr>
      <w:tr w:rsidR="00BE2777" w14:paraId="26DC1152" w14:textId="77777777" w:rsidTr="00BB4BEB">
        <w:trPr>
          <w:trHeight w:val="458"/>
        </w:trPr>
        <w:tc>
          <w:tcPr>
            <w:tcW w:w="8789" w:type="dxa"/>
            <w:gridSpan w:val="7"/>
            <w:tcBorders>
              <w:top w:val="double" w:sz="4" w:space="0" w:color="auto"/>
              <w:left w:val="nil"/>
              <w:bottom w:val="nil"/>
              <w:right w:val="nil"/>
            </w:tcBorders>
          </w:tcPr>
          <w:p w14:paraId="29424E0B" w14:textId="15C4593B" w:rsidR="00BE2777" w:rsidRPr="00411700" w:rsidRDefault="00BE2777" w:rsidP="00BE2777">
            <w:pPr>
              <w:spacing w:line="240" w:lineRule="auto"/>
              <w:rPr>
                <w:sz w:val="18"/>
                <w:lang w:val="en-GB"/>
              </w:rPr>
            </w:pPr>
            <w:r w:rsidRPr="00411700">
              <w:rPr>
                <w:sz w:val="18"/>
                <w:lang w:val="en-GB"/>
              </w:rPr>
              <w:t xml:space="preserve">(1): calculated with respect to the generated </w:t>
            </w:r>
            <w:r w:rsidRPr="00411700">
              <w:rPr>
                <w:b/>
                <w:sz w:val="18"/>
                <w:lang w:val="en-GB"/>
              </w:rPr>
              <w:t>active</w:t>
            </w:r>
            <w:r w:rsidRPr="00411700">
              <w:rPr>
                <w:sz w:val="18"/>
                <w:lang w:val="en-GB"/>
              </w:rPr>
              <w:t xml:space="preserve"> compounds and the</w:t>
            </w:r>
            <w:r>
              <w:rPr>
                <w:sz w:val="18"/>
                <w:lang w:val="en-GB"/>
              </w:rPr>
              <w:t xml:space="preserve"> merged</w:t>
            </w:r>
            <w:r w:rsidRPr="00411700">
              <w:rPr>
                <w:sz w:val="18"/>
                <w:lang w:val="en-GB"/>
              </w:rPr>
              <w:t xml:space="preserve"> </w:t>
            </w:r>
            <w:r w:rsidRPr="00411700">
              <w:rPr>
                <w:b/>
                <w:sz w:val="18"/>
                <w:lang w:val="en-GB"/>
              </w:rPr>
              <w:t>active</w:t>
            </w:r>
            <w:r w:rsidRPr="00411700">
              <w:rPr>
                <w:sz w:val="18"/>
                <w:lang w:val="en-GB"/>
              </w:rPr>
              <w:t xml:space="preserve"> compounds of the DRD2_TRAIN and CHEMBL25_TRAIN datasets only</w:t>
            </w:r>
          </w:p>
          <w:p w14:paraId="6FB8C4C0" w14:textId="6768B107" w:rsidR="00BE2777" w:rsidRPr="00411700" w:rsidRDefault="00BE2777" w:rsidP="00BE2777">
            <w:pPr>
              <w:spacing w:line="240" w:lineRule="auto"/>
              <w:rPr>
                <w:sz w:val="18"/>
                <w:lang w:val="en-GB"/>
              </w:rPr>
            </w:pPr>
            <w:r w:rsidRPr="00411700">
              <w:rPr>
                <w:sz w:val="18"/>
                <w:lang w:val="en-GB"/>
              </w:rPr>
              <w:t xml:space="preserve">(2): </w:t>
            </w:r>
            <w:r w:rsidR="00163E92">
              <w:rPr>
                <w:sz w:val="18"/>
                <w:lang w:val="en-GB"/>
              </w:rPr>
              <w:t xml:space="preserve">fraction of </w:t>
            </w:r>
            <w:r w:rsidR="005D654C">
              <w:rPr>
                <w:sz w:val="18"/>
                <w:lang w:val="en-GB"/>
              </w:rPr>
              <w:t>25</w:t>
            </w:r>
            <w:r w:rsidR="00E31EB2">
              <w:rPr>
                <w:sz w:val="18"/>
                <w:lang w:val="en-GB"/>
              </w:rPr>
              <w:t>,</w:t>
            </w:r>
            <w:r w:rsidR="005D654C">
              <w:rPr>
                <w:sz w:val="18"/>
                <w:lang w:val="en-GB"/>
              </w:rPr>
              <w:t>600 generations</w:t>
            </w:r>
            <w:r w:rsidR="004D30A4">
              <w:rPr>
                <w:sz w:val="18"/>
                <w:lang w:val="en-GB"/>
              </w:rPr>
              <w:t xml:space="preserve"> that</w:t>
            </w:r>
            <w:r w:rsidR="00E31EB2">
              <w:rPr>
                <w:sz w:val="18"/>
                <w:lang w:val="en-GB"/>
              </w:rPr>
              <w:t xml:space="preserve"> are</w:t>
            </w:r>
            <w:r w:rsidR="004D30A4">
              <w:rPr>
                <w:sz w:val="18"/>
                <w:lang w:val="en-GB"/>
              </w:rPr>
              <w:t xml:space="preserve"> </w:t>
            </w:r>
            <w:r w:rsidR="004D30A4" w:rsidRPr="00453119">
              <w:rPr>
                <w:b/>
                <w:sz w:val="18"/>
                <w:lang w:val="en-GB"/>
              </w:rPr>
              <w:t>valid</w:t>
            </w:r>
            <w:r w:rsidR="004D30A4">
              <w:rPr>
                <w:sz w:val="18"/>
                <w:lang w:val="en-GB"/>
              </w:rPr>
              <w:t xml:space="preserve">, </w:t>
            </w:r>
            <w:r w:rsidR="004D30A4" w:rsidRPr="00453119">
              <w:rPr>
                <w:b/>
                <w:sz w:val="18"/>
                <w:lang w:val="en-GB"/>
              </w:rPr>
              <w:t>unique</w:t>
            </w:r>
            <w:r w:rsidR="004D30A4">
              <w:rPr>
                <w:sz w:val="18"/>
                <w:lang w:val="en-GB"/>
              </w:rPr>
              <w:t xml:space="preserve"> and predicted </w:t>
            </w:r>
            <w:r w:rsidR="004D30A4" w:rsidRPr="00453119">
              <w:rPr>
                <w:b/>
                <w:sz w:val="18"/>
                <w:lang w:val="en-GB"/>
              </w:rPr>
              <w:t>active</w:t>
            </w:r>
            <w:r w:rsidR="004D30A4">
              <w:rPr>
                <w:sz w:val="18"/>
                <w:lang w:val="en-GB"/>
              </w:rPr>
              <w:t xml:space="preserve"> compounds</w:t>
            </w:r>
          </w:p>
          <w:p w14:paraId="1DA039F4" w14:textId="19B8ABED" w:rsidR="00404B9B" w:rsidRPr="00A83945" w:rsidRDefault="00BE2777" w:rsidP="00A83945">
            <w:pPr>
              <w:spacing w:line="240" w:lineRule="auto"/>
              <w:rPr>
                <w:sz w:val="20"/>
                <w:lang w:val="en-GB"/>
              </w:rPr>
            </w:pPr>
            <w:r w:rsidRPr="00411700">
              <w:rPr>
                <w:sz w:val="18"/>
                <w:lang w:val="en-GB"/>
              </w:rPr>
              <w:t xml:space="preserve">(3): </w:t>
            </w:r>
            <w:r w:rsidR="00645BFA">
              <w:rPr>
                <w:sz w:val="18"/>
                <w:lang w:val="en-GB"/>
              </w:rPr>
              <w:t xml:space="preserve">calculated based on the most frequently sampled SMILES </w:t>
            </w:r>
            <w:r w:rsidR="00DB4A80">
              <w:rPr>
                <w:sz w:val="18"/>
                <w:lang w:val="en-GB"/>
              </w:rPr>
              <w:t xml:space="preserve">string </w:t>
            </w:r>
            <w:r w:rsidR="00F55431">
              <w:rPr>
                <w:sz w:val="18"/>
                <w:lang w:val="en-GB"/>
              </w:rPr>
              <w:t>out of 256 generations per conditional seed</w:t>
            </w:r>
          </w:p>
        </w:tc>
      </w:tr>
    </w:tbl>
    <w:p w14:paraId="5D1923C9" w14:textId="77777777" w:rsidR="00A83945" w:rsidRDefault="00A83945" w:rsidP="005F715C">
      <w:pPr>
        <w:rPr>
          <w:sz w:val="22"/>
          <w:lang w:val="en-GB"/>
        </w:rPr>
      </w:pPr>
    </w:p>
    <w:p w14:paraId="7632C3B4" w14:textId="766E8B61" w:rsidR="00F17AF7" w:rsidRPr="00203D64" w:rsidRDefault="001C433C" w:rsidP="005F715C">
      <w:pPr>
        <w:rPr>
          <w:sz w:val="22"/>
          <w:lang w:val="en-GB"/>
        </w:rPr>
      </w:pPr>
      <w:r>
        <w:rPr>
          <w:sz w:val="22"/>
          <w:lang w:val="en-GB"/>
        </w:rPr>
        <w:t>The</w:t>
      </w:r>
      <w:r w:rsidR="001D74F3" w:rsidRPr="00203D64">
        <w:rPr>
          <w:sz w:val="22"/>
          <w:lang w:val="en-GB"/>
        </w:rPr>
        <w:t xml:space="preserve"> PCB model</w:t>
      </w:r>
      <w:r w:rsidR="0012357D">
        <w:rPr>
          <w:sz w:val="22"/>
          <w:lang w:val="en-GB"/>
        </w:rPr>
        <w:t xml:space="preserve"> </w:t>
      </w:r>
      <w:r w:rsidR="0005081E">
        <w:rPr>
          <w:sz w:val="22"/>
          <w:lang w:val="en-GB"/>
        </w:rPr>
        <w:t>performs</w:t>
      </w:r>
      <w:r>
        <w:rPr>
          <w:sz w:val="22"/>
          <w:lang w:val="en-GB"/>
        </w:rPr>
        <w:t xml:space="preserve"> the worst </w:t>
      </w:r>
      <w:r w:rsidR="0012357D">
        <w:rPr>
          <w:sz w:val="22"/>
          <w:lang w:val="en-GB"/>
        </w:rPr>
        <w:t>with respect to most metrics</w:t>
      </w:r>
      <w:r>
        <w:rPr>
          <w:sz w:val="22"/>
          <w:lang w:val="en-GB"/>
        </w:rPr>
        <w:t xml:space="preserve">, except for </w:t>
      </w:r>
      <w:r w:rsidR="00667FA9">
        <w:rPr>
          <w:sz w:val="22"/>
          <w:lang w:val="en-GB"/>
        </w:rPr>
        <w:t xml:space="preserve">predicted </w:t>
      </w:r>
      <w:r w:rsidR="0052225B">
        <w:rPr>
          <w:sz w:val="22"/>
          <w:lang w:val="en-GB"/>
        </w:rPr>
        <w:t xml:space="preserve">active fraction and </w:t>
      </w:r>
      <w:r w:rsidR="00802A2D">
        <w:rPr>
          <w:sz w:val="22"/>
          <w:lang w:val="en-GB"/>
        </w:rPr>
        <w:t xml:space="preserve">uniqueness@10K </w:t>
      </w:r>
      <w:r w:rsidR="00794FDB">
        <w:rPr>
          <w:sz w:val="22"/>
          <w:lang w:val="en-GB"/>
        </w:rPr>
        <w:t>samples</w:t>
      </w:r>
      <w:r w:rsidR="00945710">
        <w:rPr>
          <w:sz w:val="22"/>
          <w:lang w:val="en-GB"/>
        </w:rPr>
        <w:t>.</w:t>
      </w:r>
      <w:r w:rsidR="001D74F3" w:rsidRPr="00203D64">
        <w:rPr>
          <w:sz w:val="22"/>
          <w:lang w:val="en-GB"/>
        </w:rPr>
        <w:t xml:space="preserve"> </w:t>
      </w:r>
      <w:r>
        <w:rPr>
          <w:sz w:val="22"/>
          <w:lang w:val="en-GB"/>
        </w:rPr>
        <w:t>H</w:t>
      </w:r>
      <w:r w:rsidRPr="00203D64">
        <w:rPr>
          <w:sz w:val="22"/>
          <w:lang w:val="en-GB"/>
        </w:rPr>
        <w:t>owever</w:t>
      </w:r>
      <w:r w:rsidR="001D74F3" w:rsidRPr="00203D64">
        <w:rPr>
          <w:sz w:val="22"/>
          <w:lang w:val="en-GB"/>
        </w:rPr>
        <w:t xml:space="preserve">, </w:t>
      </w:r>
      <w:r w:rsidR="00C074C2">
        <w:rPr>
          <w:sz w:val="22"/>
          <w:lang w:val="en-GB"/>
        </w:rPr>
        <w:t>the</w:t>
      </w:r>
      <w:r>
        <w:rPr>
          <w:sz w:val="22"/>
          <w:lang w:val="en-GB"/>
        </w:rPr>
        <w:t xml:space="preserve"> metrics</w:t>
      </w:r>
      <w:r w:rsidR="001D74F3" w:rsidRPr="00203D64">
        <w:rPr>
          <w:sz w:val="22"/>
          <w:lang w:val="en-GB"/>
        </w:rPr>
        <w:t xml:space="preserve"> need to be interpreted </w:t>
      </w:r>
      <w:r w:rsidR="00E372D8">
        <w:rPr>
          <w:sz w:val="22"/>
          <w:lang w:val="en-GB"/>
        </w:rPr>
        <w:t>carefully</w:t>
      </w:r>
      <w:r w:rsidR="001D74F3" w:rsidRPr="00203D64">
        <w:rPr>
          <w:sz w:val="22"/>
          <w:lang w:val="en-GB"/>
        </w:rPr>
        <w:t xml:space="preserve">. </w:t>
      </w:r>
      <w:r w:rsidR="00DE1A1C" w:rsidRPr="00203D64">
        <w:rPr>
          <w:sz w:val="22"/>
          <w:lang w:val="en-GB"/>
        </w:rPr>
        <w:t>The seed</w:t>
      </w:r>
      <w:r w:rsidR="00E372D8">
        <w:rPr>
          <w:sz w:val="22"/>
          <w:lang w:val="en-GB"/>
        </w:rPr>
        <w:t xml:space="preserve"> conditions</w:t>
      </w:r>
      <w:r w:rsidR="00DE1A1C" w:rsidRPr="00203D64">
        <w:rPr>
          <w:sz w:val="22"/>
          <w:lang w:val="en-GB"/>
        </w:rPr>
        <w:t xml:space="preserve"> used for the generation were extracted from active compounds</w:t>
      </w:r>
      <w:r w:rsidR="00EA09DB" w:rsidRPr="00203D64">
        <w:rPr>
          <w:sz w:val="22"/>
          <w:lang w:val="en-GB"/>
        </w:rPr>
        <w:t xml:space="preserve"> of the DRD2 test set</w:t>
      </w:r>
      <w:r w:rsidR="00DE1A1C" w:rsidRPr="00203D64">
        <w:rPr>
          <w:sz w:val="22"/>
          <w:lang w:val="en-GB"/>
        </w:rPr>
        <w:t xml:space="preserve">, which were </w:t>
      </w:r>
      <w:r w:rsidR="00EE245A">
        <w:rPr>
          <w:sz w:val="22"/>
          <w:lang w:val="en-GB"/>
        </w:rPr>
        <w:t xml:space="preserve">not included in the training set </w:t>
      </w:r>
      <w:r w:rsidR="00945710">
        <w:rPr>
          <w:sz w:val="22"/>
          <w:lang w:val="en-GB"/>
        </w:rPr>
        <w:t>of</w:t>
      </w:r>
      <w:r w:rsidR="00EE245A">
        <w:rPr>
          <w:sz w:val="22"/>
          <w:lang w:val="en-GB"/>
        </w:rPr>
        <w:t xml:space="preserve"> </w:t>
      </w:r>
      <w:r w:rsidR="00DE1A1C" w:rsidRPr="00203D64">
        <w:rPr>
          <w:sz w:val="22"/>
          <w:lang w:val="en-GB"/>
        </w:rPr>
        <w:t xml:space="preserve">both </w:t>
      </w:r>
      <w:r w:rsidR="00097E18" w:rsidRPr="00203D64">
        <w:rPr>
          <w:sz w:val="22"/>
          <w:lang w:val="en-GB"/>
        </w:rPr>
        <w:t>conditional</w:t>
      </w:r>
      <w:r w:rsidR="00DE1A1C" w:rsidRPr="00203D64">
        <w:rPr>
          <w:sz w:val="22"/>
          <w:lang w:val="en-GB"/>
        </w:rPr>
        <w:t xml:space="preserve"> models</w:t>
      </w:r>
      <w:r w:rsidR="00EE245A">
        <w:rPr>
          <w:sz w:val="22"/>
          <w:lang w:val="en-GB"/>
        </w:rPr>
        <w:t>.</w:t>
      </w:r>
      <w:r w:rsidR="00DE1A1C" w:rsidRPr="00203D64">
        <w:rPr>
          <w:sz w:val="22"/>
          <w:lang w:val="en-GB"/>
        </w:rPr>
        <w:t xml:space="preserve"> </w:t>
      </w:r>
      <w:r w:rsidR="00C9484E" w:rsidRPr="00203D64">
        <w:rPr>
          <w:sz w:val="22"/>
          <w:lang w:val="en-GB"/>
        </w:rPr>
        <w:t xml:space="preserve">The active class is heavily underrepresented in the datasets that </w:t>
      </w:r>
      <w:r w:rsidR="00585B09" w:rsidRPr="00203D64">
        <w:rPr>
          <w:sz w:val="22"/>
          <w:lang w:val="en-GB"/>
        </w:rPr>
        <w:t>they</w:t>
      </w:r>
      <w:r w:rsidR="00C9484E" w:rsidRPr="00203D64">
        <w:rPr>
          <w:sz w:val="22"/>
          <w:lang w:val="en-GB"/>
        </w:rPr>
        <w:t xml:space="preserve"> were trained on (only 2.3% of predicted actives in ChEMBL</w:t>
      </w:r>
      <w:r w:rsidR="00EE245A">
        <w:rPr>
          <w:sz w:val="22"/>
          <w:lang w:val="en-GB"/>
        </w:rPr>
        <w:t>, cf.</w:t>
      </w:r>
      <w:r w:rsidR="008B65FA">
        <w:rPr>
          <w:sz w:val="22"/>
          <w:lang w:val="en-GB"/>
        </w:rPr>
        <w:t xml:space="preserve"> </w:t>
      </w:r>
      <w:r w:rsidR="008B65FA" w:rsidRPr="008B65FA">
        <w:rPr>
          <w:sz w:val="22"/>
          <w:lang w:val="en-GB"/>
        </w:rPr>
        <w:fldChar w:fldCharType="begin"/>
      </w:r>
      <w:r w:rsidR="008B65FA" w:rsidRPr="008B65FA">
        <w:rPr>
          <w:sz w:val="22"/>
          <w:lang w:val="en-GB"/>
        </w:rPr>
        <w:instrText xml:space="preserve"> REF _Ref14274863 \h </w:instrText>
      </w:r>
      <w:r w:rsidR="008B65FA">
        <w:rPr>
          <w:sz w:val="22"/>
          <w:lang w:val="en-GB"/>
        </w:rPr>
        <w:instrText xml:space="preserve"> \* MERGEFORMAT </w:instrText>
      </w:r>
      <w:r w:rsidR="008B65FA" w:rsidRPr="008B65FA">
        <w:rPr>
          <w:sz w:val="22"/>
          <w:lang w:val="en-GB"/>
        </w:rPr>
      </w:r>
      <w:r w:rsidR="008B65FA" w:rsidRPr="008B65FA">
        <w:rPr>
          <w:sz w:val="22"/>
          <w:lang w:val="en-GB"/>
        </w:rPr>
        <w:fldChar w:fldCharType="separate"/>
      </w:r>
      <w:r w:rsidR="005E4609" w:rsidRPr="005E4609">
        <w:rPr>
          <w:sz w:val="22"/>
        </w:rPr>
        <w:t xml:space="preserve">Table </w:t>
      </w:r>
      <w:r w:rsidR="005E4609" w:rsidRPr="005E4609">
        <w:rPr>
          <w:noProof/>
          <w:sz w:val="22"/>
        </w:rPr>
        <w:t>1</w:t>
      </w:r>
      <w:r w:rsidR="008B65FA" w:rsidRPr="008B65FA">
        <w:rPr>
          <w:sz w:val="22"/>
          <w:lang w:val="en-GB"/>
        </w:rPr>
        <w:fldChar w:fldCharType="end"/>
      </w:r>
      <w:r w:rsidR="00C9484E" w:rsidRPr="00203D64">
        <w:rPr>
          <w:sz w:val="22"/>
          <w:lang w:val="en-GB"/>
        </w:rPr>
        <w:t xml:space="preserve">) </w:t>
      </w:r>
      <w:r w:rsidR="009147AC" w:rsidRPr="00203D64">
        <w:rPr>
          <w:sz w:val="22"/>
          <w:lang w:val="en-GB"/>
        </w:rPr>
        <w:t xml:space="preserve">and thus </w:t>
      </w:r>
      <w:r w:rsidR="001156A6">
        <w:rPr>
          <w:sz w:val="22"/>
          <w:lang w:val="en-GB"/>
        </w:rPr>
        <w:t xml:space="preserve">the set of conditional seeds </w:t>
      </w:r>
      <w:r w:rsidR="009147AC" w:rsidRPr="00203D64">
        <w:rPr>
          <w:sz w:val="22"/>
          <w:lang w:val="en-GB"/>
        </w:rPr>
        <w:t xml:space="preserve">correspond to a demanding task, which becomes even harder for the PCB model to fulfil </w:t>
      </w:r>
      <w:r w:rsidR="00F17AF7" w:rsidRPr="00203D64">
        <w:rPr>
          <w:sz w:val="22"/>
          <w:lang w:val="en-GB"/>
        </w:rPr>
        <w:t>since</w:t>
      </w:r>
      <w:r w:rsidR="009147AC" w:rsidRPr="00203D64">
        <w:rPr>
          <w:sz w:val="22"/>
          <w:lang w:val="en-GB"/>
        </w:rPr>
        <w:t xml:space="preserve"> </w:t>
      </w:r>
      <w:r w:rsidR="00F17AF7" w:rsidRPr="00203D64">
        <w:rPr>
          <w:sz w:val="22"/>
          <w:lang w:val="en-GB"/>
        </w:rPr>
        <w:t xml:space="preserve">much </w:t>
      </w:r>
      <w:r w:rsidR="009147AC" w:rsidRPr="00203D64">
        <w:rPr>
          <w:sz w:val="22"/>
          <w:lang w:val="en-GB"/>
        </w:rPr>
        <w:t>less information is included in the physicochemical descriptors than in the fingerprints.</w:t>
      </w:r>
      <w:r w:rsidR="00F17AF7" w:rsidRPr="00203D64">
        <w:rPr>
          <w:sz w:val="22"/>
          <w:lang w:val="en-GB"/>
        </w:rPr>
        <w:t xml:space="preserve"> </w:t>
      </w:r>
      <w:r w:rsidR="009147AC" w:rsidRPr="00203D64">
        <w:rPr>
          <w:sz w:val="22"/>
          <w:lang w:val="en-GB"/>
        </w:rPr>
        <w:t xml:space="preserve"> </w:t>
      </w:r>
      <w:r w:rsidR="00DE1A1C" w:rsidRPr="00203D64">
        <w:rPr>
          <w:sz w:val="22"/>
          <w:lang w:val="en-GB"/>
        </w:rPr>
        <w:t>On the contrary, the transfer learning mode</w:t>
      </w:r>
      <w:r w:rsidR="001C07F1">
        <w:rPr>
          <w:sz w:val="22"/>
          <w:lang w:val="en-GB"/>
        </w:rPr>
        <w:t xml:space="preserve">l </w:t>
      </w:r>
      <w:r w:rsidR="00DE1A1C" w:rsidRPr="00203D64">
        <w:rPr>
          <w:sz w:val="22"/>
          <w:lang w:val="en-GB"/>
        </w:rPr>
        <w:t xml:space="preserve">was trained directly </w:t>
      </w:r>
      <w:r w:rsidR="00DE1A1C" w:rsidRPr="00203D64">
        <w:rPr>
          <w:sz w:val="22"/>
          <w:lang w:val="en-GB"/>
        </w:rPr>
        <w:lastRenderedPageBreak/>
        <w:t>on known actives</w:t>
      </w:r>
      <w:r w:rsidR="00F17AF7" w:rsidRPr="00203D64">
        <w:rPr>
          <w:sz w:val="22"/>
          <w:lang w:val="en-GB"/>
        </w:rPr>
        <w:t xml:space="preserve"> and it is independent of</w:t>
      </w:r>
      <w:r w:rsidR="00F94A8C" w:rsidRPr="00203D64">
        <w:rPr>
          <w:sz w:val="22"/>
          <w:lang w:val="en-GB"/>
        </w:rPr>
        <w:t xml:space="preserve"> any</w:t>
      </w:r>
      <w:r w:rsidR="00F17AF7" w:rsidRPr="00203D64">
        <w:rPr>
          <w:sz w:val="22"/>
          <w:lang w:val="en-GB"/>
        </w:rPr>
        <w:t xml:space="preserve"> input during generation while trying to replicate what has been seen during training.</w:t>
      </w:r>
      <w:r w:rsidR="005A1FBF" w:rsidRPr="00203D64">
        <w:rPr>
          <w:sz w:val="22"/>
          <w:lang w:val="en-GB"/>
        </w:rPr>
        <w:t xml:space="preserve"> </w:t>
      </w:r>
      <w:r w:rsidR="002D402B">
        <w:rPr>
          <w:sz w:val="22"/>
          <w:lang w:val="en-GB"/>
        </w:rPr>
        <w:t>Not having conditions</w:t>
      </w:r>
      <w:r w:rsidR="002D402B" w:rsidRPr="00203D64">
        <w:rPr>
          <w:sz w:val="22"/>
          <w:lang w:val="en-GB"/>
        </w:rPr>
        <w:t xml:space="preserve"> </w:t>
      </w:r>
      <w:r w:rsidR="00585B09" w:rsidRPr="00203D64">
        <w:rPr>
          <w:sz w:val="22"/>
          <w:lang w:val="en-GB"/>
        </w:rPr>
        <w:t xml:space="preserve">offers an implicit advantage over the </w:t>
      </w:r>
      <w:r w:rsidR="00097E18" w:rsidRPr="00203D64">
        <w:rPr>
          <w:sz w:val="22"/>
          <w:lang w:val="en-GB"/>
        </w:rPr>
        <w:t>conditional</w:t>
      </w:r>
      <w:r w:rsidR="00585B09" w:rsidRPr="00203D64">
        <w:rPr>
          <w:sz w:val="22"/>
          <w:lang w:val="en-GB"/>
        </w:rPr>
        <w:t xml:space="preserve"> models in terms of valid generated structures, </w:t>
      </w:r>
      <w:r w:rsidR="008E4F4A">
        <w:rPr>
          <w:sz w:val="22"/>
          <w:lang w:val="en-GB"/>
        </w:rPr>
        <w:t xml:space="preserve">because </w:t>
      </w:r>
      <w:r w:rsidR="005F715C">
        <w:rPr>
          <w:sz w:val="22"/>
          <w:lang w:val="en-GB"/>
        </w:rPr>
        <w:t xml:space="preserve">specific </w:t>
      </w:r>
      <w:r w:rsidR="00CB460F">
        <w:rPr>
          <w:sz w:val="22"/>
          <w:lang w:val="en-GB"/>
        </w:rPr>
        <w:t>input combinations</w:t>
      </w:r>
      <w:r w:rsidR="005F715C">
        <w:rPr>
          <w:sz w:val="22"/>
          <w:lang w:val="en-GB"/>
        </w:rPr>
        <w:t xml:space="preserve"> may cause a consistent </w:t>
      </w:r>
      <w:r w:rsidR="00207863">
        <w:rPr>
          <w:sz w:val="22"/>
          <w:lang w:val="en-GB"/>
        </w:rPr>
        <w:t>drop in the validity</w:t>
      </w:r>
      <w:r w:rsidR="005F715C">
        <w:rPr>
          <w:sz w:val="22"/>
          <w:lang w:val="en-GB"/>
        </w:rPr>
        <w:t>.</w:t>
      </w:r>
      <w:r w:rsidR="00F17AF7" w:rsidRPr="00203D64">
        <w:rPr>
          <w:sz w:val="22"/>
          <w:lang w:val="en-GB"/>
        </w:rPr>
        <w:t xml:space="preserve"> </w:t>
      </w:r>
      <w:r w:rsidR="001B6590">
        <w:rPr>
          <w:sz w:val="22"/>
          <w:lang w:val="en-GB"/>
        </w:rPr>
        <w:t>However, w</w:t>
      </w:r>
      <w:r w:rsidR="00F17AF7" w:rsidRPr="00203D64">
        <w:rPr>
          <w:sz w:val="22"/>
          <w:lang w:val="en-GB"/>
        </w:rPr>
        <w:t xml:space="preserve">ithin a sample of 10,000 </w:t>
      </w:r>
      <w:r w:rsidR="00585B09" w:rsidRPr="00203D64">
        <w:rPr>
          <w:sz w:val="22"/>
          <w:lang w:val="en-GB"/>
        </w:rPr>
        <w:t xml:space="preserve">generated structures, the PCB and the transfer learning models </w:t>
      </w:r>
      <w:r w:rsidR="00545C00">
        <w:rPr>
          <w:sz w:val="22"/>
          <w:lang w:val="en-GB"/>
        </w:rPr>
        <w:t>are</w:t>
      </w:r>
      <w:r w:rsidR="00545C00" w:rsidRPr="00203D64">
        <w:rPr>
          <w:sz w:val="22"/>
          <w:lang w:val="en-GB"/>
        </w:rPr>
        <w:t xml:space="preserve"> </w:t>
      </w:r>
      <w:r w:rsidR="00585B09" w:rsidRPr="00203D64">
        <w:rPr>
          <w:sz w:val="22"/>
          <w:lang w:val="en-GB"/>
        </w:rPr>
        <w:t xml:space="preserve">on par </w:t>
      </w:r>
      <w:r w:rsidR="00302E53" w:rsidRPr="00203D64">
        <w:rPr>
          <w:sz w:val="22"/>
          <w:lang w:val="en-GB"/>
        </w:rPr>
        <w:t>regarding</w:t>
      </w:r>
      <w:r w:rsidR="00585B09" w:rsidRPr="00203D64">
        <w:rPr>
          <w:sz w:val="22"/>
          <w:lang w:val="en-GB"/>
        </w:rPr>
        <w:t xml:space="preserve"> uniqueness. This metric </w:t>
      </w:r>
      <w:r w:rsidR="0094217A" w:rsidRPr="00203D64">
        <w:rPr>
          <w:sz w:val="22"/>
          <w:lang w:val="en-GB"/>
        </w:rPr>
        <w:t xml:space="preserve">is a performance indicator, yet it does not fully expose the differences between the models, simply because the output space is too large </w:t>
      </w:r>
      <w:r w:rsidR="0005081E">
        <w:rPr>
          <w:sz w:val="22"/>
          <w:lang w:val="en-GB"/>
        </w:rPr>
        <w:t>to generate enough</w:t>
      </w:r>
      <w:r w:rsidR="0089455F" w:rsidRPr="00203D64">
        <w:rPr>
          <w:sz w:val="22"/>
          <w:lang w:val="en-GB"/>
        </w:rPr>
        <w:t xml:space="preserve"> </w:t>
      </w:r>
      <w:r w:rsidR="0094217A" w:rsidRPr="00203D64">
        <w:rPr>
          <w:sz w:val="22"/>
          <w:lang w:val="en-GB"/>
        </w:rPr>
        <w:t xml:space="preserve">duplicates </w:t>
      </w:r>
      <w:r w:rsidR="00D56B12">
        <w:rPr>
          <w:sz w:val="22"/>
          <w:lang w:val="en-GB"/>
        </w:rPr>
        <w:t>within</w:t>
      </w:r>
      <w:r w:rsidR="0094217A" w:rsidRPr="00203D64">
        <w:rPr>
          <w:sz w:val="22"/>
          <w:lang w:val="en-GB"/>
        </w:rPr>
        <w:t xml:space="preserve"> only 10,000 </w:t>
      </w:r>
      <w:r w:rsidR="00BC38C3">
        <w:rPr>
          <w:sz w:val="22"/>
          <w:lang w:val="en-GB"/>
        </w:rPr>
        <w:t>samples</w:t>
      </w:r>
      <w:r w:rsidR="0094217A" w:rsidRPr="00203D64">
        <w:rPr>
          <w:sz w:val="22"/>
          <w:lang w:val="en-GB"/>
        </w:rPr>
        <w:t xml:space="preserve">. </w:t>
      </w:r>
      <w:r w:rsidR="00341CCB">
        <w:rPr>
          <w:sz w:val="22"/>
          <w:lang w:val="en-GB"/>
        </w:rPr>
        <w:t>On the other hand, t</w:t>
      </w:r>
      <w:r w:rsidR="00990C28">
        <w:rPr>
          <w:sz w:val="22"/>
          <w:lang w:val="en-GB"/>
        </w:rPr>
        <w:t xml:space="preserve">he </w:t>
      </w:r>
      <w:r w:rsidR="006475B0">
        <w:rPr>
          <w:sz w:val="22"/>
          <w:lang w:val="en-GB"/>
        </w:rPr>
        <w:t xml:space="preserve">FCB model has low </w:t>
      </w:r>
      <w:r w:rsidR="00AB4756">
        <w:rPr>
          <w:sz w:val="22"/>
          <w:lang w:val="en-GB"/>
        </w:rPr>
        <w:t>uniqueness, but this</w:t>
      </w:r>
      <w:r w:rsidR="0094217A" w:rsidRPr="00203D64">
        <w:rPr>
          <w:sz w:val="22"/>
          <w:lang w:val="en-GB"/>
        </w:rPr>
        <w:t xml:space="preserve"> </w:t>
      </w:r>
      <w:r w:rsidR="00AB4756">
        <w:rPr>
          <w:sz w:val="22"/>
          <w:lang w:val="en-GB"/>
        </w:rPr>
        <w:t xml:space="preserve">is expected as </w:t>
      </w:r>
      <w:r w:rsidR="0094217A" w:rsidRPr="00203D64">
        <w:rPr>
          <w:sz w:val="22"/>
          <w:lang w:val="en-GB"/>
        </w:rPr>
        <w:t xml:space="preserve">the </w:t>
      </w:r>
      <w:r w:rsidR="00990C28">
        <w:rPr>
          <w:sz w:val="22"/>
          <w:lang w:val="en-GB"/>
        </w:rPr>
        <w:t xml:space="preserve">more </w:t>
      </w:r>
      <w:r w:rsidR="0094217A" w:rsidRPr="00203D64">
        <w:rPr>
          <w:sz w:val="22"/>
          <w:lang w:val="en-GB"/>
        </w:rPr>
        <w:t xml:space="preserve">deterministic nature </w:t>
      </w:r>
      <w:r w:rsidR="00BC38C3">
        <w:rPr>
          <w:sz w:val="22"/>
          <w:lang w:val="en-GB"/>
        </w:rPr>
        <w:t xml:space="preserve">and lower </w:t>
      </w:r>
      <w:r w:rsidR="00B9305A">
        <w:rPr>
          <w:sz w:val="22"/>
          <w:lang w:val="en-GB"/>
        </w:rPr>
        <w:t xml:space="preserve">number of SMILES </w:t>
      </w:r>
      <w:r w:rsidR="00123118">
        <w:rPr>
          <w:sz w:val="22"/>
          <w:lang w:val="en-GB"/>
        </w:rPr>
        <w:t>possible to sample</w:t>
      </w:r>
      <w:r w:rsidR="00B9305A">
        <w:rPr>
          <w:sz w:val="22"/>
          <w:lang w:val="en-GB"/>
        </w:rPr>
        <w:t xml:space="preserve"> </w:t>
      </w:r>
      <w:r w:rsidR="005E44F3">
        <w:rPr>
          <w:sz w:val="22"/>
          <w:lang w:val="en-GB"/>
        </w:rPr>
        <w:t xml:space="preserve">from a single fingerprint </w:t>
      </w:r>
      <w:r w:rsidR="0094217A" w:rsidRPr="00203D64">
        <w:rPr>
          <w:sz w:val="22"/>
          <w:lang w:val="en-GB"/>
        </w:rPr>
        <w:t>naturally lead</w:t>
      </w:r>
      <w:r w:rsidR="001B6DA7">
        <w:rPr>
          <w:sz w:val="22"/>
          <w:lang w:val="en-GB"/>
        </w:rPr>
        <w:t xml:space="preserve"> </w:t>
      </w:r>
      <w:r w:rsidR="0094217A" w:rsidRPr="00203D64">
        <w:rPr>
          <w:sz w:val="22"/>
          <w:lang w:val="en-GB"/>
        </w:rPr>
        <w:t>to duplicated outputs</w:t>
      </w:r>
      <w:r w:rsidR="00F94A8C" w:rsidRPr="00203D64">
        <w:rPr>
          <w:sz w:val="22"/>
          <w:lang w:val="en-GB"/>
        </w:rPr>
        <w:t xml:space="preserve"> and penalized uniqueness</w:t>
      </w:r>
      <w:r w:rsidR="0094217A" w:rsidRPr="00203D64">
        <w:rPr>
          <w:sz w:val="22"/>
          <w:lang w:val="en-GB"/>
        </w:rPr>
        <w:t>.</w:t>
      </w:r>
    </w:p>
    <w:p w14:paraId="148ACBBA" w14:textId="07CA2383" w:rsidR="000D7E02" w:rsidRPr="00203D64" w:rsidRDefault="00123118" w:rsidP="006D1FF5">
      <w:pPr>
        <w:rPr>
          <w:sz w:val="22"/>
          <w:lang w:val="en-GB"/>
        </w:rPr>
      </w:pPr>
      <w:r>
        <w:rPr>
          <w:sz w:val="22"/>
          <w:lang w:val="en-GB"/>
        </w:rPr>
        <w:t>The Frechét ChemNet distance (</w:t>
      </w:r>
      <w:r w:rsidR="00012EC8" w:rsidRPr="00203D64">
        <w:rPr>
          <w:sz w:val="22"/>
          <w:lang w:val="en-GB"/>
        </w:rPr>
        <w:t>FCD</w:t>
      </w:r>
      <w:r w:rsidR="00C45E2B">
        <w:rPr>
          <w:sz w:val="22"/>
          <w:lang w:val="en-GB"/>
        </w:rPr>
        <w:t xml:space="preserve">) </w:t>
      </w:r>
      <w:r w:rsidR="001060A6">
        <w:rPr>
          <w:rStyle w:val="FootnoteReference"/>
          <w:sz w:val="22"/>
          <w:lang w:val="en-GB"/>
        </w:rPr>
        <w:fldChar w:fldCharType="begin" w:fldLock="1"/>
      </w:r>
      <w:r w:rsidR="0058579E">
        <w:rPr>
          <w:sz w:val="22"/>
          <w:lang w:val="en-GB"/>
        </w:rPr>
        <w:instrText>ADDIN CSL_CITATION {"citationItems":[{"id":"ITEM-1","itemData":{"DOI":"10.1021/acs.jcim.8b00234","ISSN":"15205142","abstract":"The new wave of successful generative models in machine learning has increased the interest in deep learning driven de novo drug design. However, assessing the performance of such generative models is notoriously difficult. Metrics that are typically used to assess the performance of such generative models are the percentage of chemically valid molecules or the similarity to real molecules in terms of particular descriptors, such as the partition coefficient (logP) or druglikeness. However, method comparison is difficult because of the inconsistent use of evaluation metrics, the necessity for multiple metrics, and the fact that some of these measures can easily be tricked by simple rule-based systems. We propose a novel distance measure between two sets of molecules, called Fr\\'echet ChemNet distance (FCD), that can be used as an evaluation metric for generative models. The FCD is similar to a recently established performance metric for comparing image generation methods, the Fr\\'echet Inception Distance (FID). Whereas the FID uses one of the hidden layers of InceptionNet, the FCD utilizes the penultimate layer of a deep neural network called ChemNet, which was trained to predict drug activities. Thus, the FCD metric takes into account chemically and biologically relevant information about molecules, and also measures the diversity of the set via the distribution of generated molecules. The FCD's advantage over previous metrics is that it can detect if generated molecules are a) diverse and have similar b) chemical and c) biological properties as real molecules. We further provide an easy-to-use implementation that only requires the SMILES representation of the generated molecules as input to calculate the FCD. Implementations are available at: https://www.github.com/bioinf-jku/FCD","author":[{"dropping-particle":"","family":"Preuer","given":"Kristina","non-dropping-particle":"","parse-names":false,"suffix":""},{"dropping-particle":"","family":"Renz","given":"Philipp","non-dropping-particle":"","parse-names":false,"suffix":""},{"dropping-particle":"","family":"Unterthiner","given":"Thomas","non-dropping-particle":"","parse-names":false,"suffix":""},{"dropping-particle":"","family":"Hochreiter","given":"Sepp","non-dropping-particle":"","parse-names":false,"suffix":""},{"dropping-particle":"","family":"Klambauer","given":"Günter","non-dropping-particle":"","parse-names":false,"suffix":""}],"container-title":"Journal of Chemical Information and Modeling","id":"ITEM-1","issue":"9","issued":{"date-parts":[["2018"]]},"page":"1736-1741","title":"Fréchet ChemNet Distance: A Metric for Generative Models for Molecules in Drug Discovery","type":"article-journal","volume":"58"},"uris":["http://www.mendeley.com/documents/?uuid=4c514ddd-89a9-42ab-9b8d-83f3a075e638"]}],"mendeley":{"formattedCitation":"[43]","plainTextFormattedCitation":"[43]","previouslyFormattedCitation":"[43]"},"properties":{"noteIndex":0},"schema":"https://github.com/citation-style-language/schema/raw/master/csl-citation.json"}</w:instrText>
      </w:r>
      <w:r w:rsidR="001060A6">
        <w:rPr>
          <w:rStyle w:val="FootnoteReference"/>
          <w:sz w:val="22"/>
          <w:lang w:val="en-GB"/>
        </w:rPr>
        <w:fldChar w:fldCharType="separate"/>
      </w:r>
      <w:r w:rsidR="00672925" w:rsidRPr="00672925">
        <w:rPr>
          <w:bCs/>
          <w:noProof/>
          <w:sz w:val="22"/>
        </w:rPr>
        <w:t>[43]</w:t>
      </w:r>
      <w:r w:rsidR="001060A6">
        <w:rPr>
          <w:rStyle w:val="FootnoteReference"/>
          <w:sz w:val="22"/>
          <w:lang w:val="en-GB"/>
        </w:rPr>
        <w:fldChar w:fldCharType="end"/>
      </w:r>
      <w:r w:rsidR="00C45E2B">
        <w:rPr>
          <w:sz w:val="22"/>
          <w:lang w:val="en-GB"/>
        </w:rPr>
        <w:t xml:space="preserve"> </w:t>
      </w:r>
      <w:r w:rsidR="00012EC8" w:rsidRPr="00203D64">
        <w:rPr>
          <w:sz w:val="22"/>
          <w:lang w:val="en-GB"/>
        </w:rPr>
        <w:t xml:space="preserve">underlines the </w:t>
      </w:r>
      <w:r w:rsidR="00C92BBE">
        <w:rPr>
          <w:sz w:val="22"/>
          <w:lang w:val="en-GB"/>
        </w:rPr>
        <w:t xml:space="preserve">chemical </w:t>
      </w:r>
      <w:r w:rsidR="00012EC8" w:rsidRPr="00203D64">
        <w:rPr>
          <w:sz w:val="22"/>
          <w:lang w:val="en-GB"/>
        </w:rPr>
        <w:t xml:space="preserve">distance between the reference and the generated distributions. As such, it is heavily in favour of the </w:t>
      </w:r>
      <w:r w:rsidR="00097E18" w:rsidRPr="00203D64">
        <w:rPr>
          <w:sz w:val="22"/>
          <w:lang w:val="en-GB"/>
        </w:rPr>
        <w:t>conditional</w:t>
      </w:r>
      <w:r w:rsidR="00012EC8" w:rsidRPr="00203D64">
        <w:rPr>
          <w:sz w:val="22"/>
          <w:lang w:val="en-GB"/>
        </w:rPr>
        <w:t xml:space="preserve"> models, because the seeds drawn from the test set purposely force the generated distributions towards </w:t>
      </w:r>
      <w:r w:rsidR="00677089" w:rsidRPr="00203D64">
        <w:rPr>
          <w:sz w:val="22"/>
          <w:lang w:val="en-GB"/>
        </w:rPr>
        <w:t>it</w:t>
      </w:r>
      <w:r w:rsidR="00012EC8" w:rsidRPr="00203D64">
        <w:rPr>
          <w:sz w:val="22"/>
          <w:lang w:val="en-GB"/>
        </w:rPr>
        <w:t xml:space="preserve"> and consequently</w:t>
      </w:r>
      <w:r w:rsidR="00651A4F" w:rsidRPr="00203D64">
        <w:rPr>
          <w:sz w:val="22"/>
          <w:lang w:val="en-GB"/>
        </w:rPr>
        <w:t xml:space="preserve"> towards</w:t>
      </w:r>
      <w:r w:rsidR="00012EC8" w:rsidRPr="00203D64">
        <w:rPr>
          <w:sz w:val="22"/>
          <w:lang w:val="en-GB"/>
        </w:rPr>
        <w:t xml:space="preserve"> lower FCD values.</w:t>
      </w:r>
      <w:r w:rsidR="00677089" w:rsidRPr="00203D64">
        <w:rPr>
          <w:sz w:val="22"/>
          <w:lang w:val="en-GB"/>
        </w:rPr>
        <w:t xml:space="preserve"> </w:t>
      </w:r>
      <w:r w:rsidR="000D7E02" w:rsidRPr="00203D64">
        <w:rPr>
          <w:sz w:val="22"/>
          <w:lang w:val="en-GB"/>
        </w:rPr>
        <w:t xml:space="preserve">Moreover, since the DRD2 train and test sets had been clustered, the fact that the transfer learning model was further trained on </w:t>
      </w:r>
      <w:r w:rsidR="006014E6">
        <w:rPr>
          <w:sz w:val="22"/>
          <w:lang w:val="en-GB"/>
        </w:rPr>
        <w:t>one of them</w:t>
      </w:r>
      <w:r w:rsidR="000D7E02" w:rsidRPr="00203D64">
        <w:rPr>
          <w:sz w:val="22"/>
          <w:lang w:val="en-GB"/>
        </w:rPr>
        <w:t xml:space="preserve"> also explains the deviation from the </w:t>
      </w:r>
      <w:r w:rsidR="006014E6">
        <w:rPr>
          <w:sz w:val="22"/>
          <w:lang w:val="en-GB"/>
        </w:rPr>
        <w:t>other</w:t>
      </w:r>
      <w:r w:rsidR="000D7E02" w:rsidRPr="00203D64">
        <w:rPr>
          <w:sz w:val="22"/>
          <w:lang w:val="en-GB"/>
        </w:rPr>
        <w:t xml:space="preserve"> </w:t>
      </w:r>
      <w:r w:rsidR="00490DB6" w:rsidRPr="00203D64">
        <w:rPr>
          <w:sz w:val="22"/>
          <w:lang w:val="en-GB"/>
        </w:rPr>
        <w:t>in</w:t>
      </w:r>
      <w:r w:rsidR="000D7E02" w:rsidRPr="00203D64">
        <w:rPr>
          <w:sz w:val="22"/>
          <w:lang w:val="en-GB"/>
        </w:rPr>
        <w:t xml:space="preserve"> the FCD metric. Internal diversity exhibits </w:t>
      </w:r>
      <w:r w:rsidR="00490DB6" w:rsidRPr="00203D64">
        <w:rPr>
          <w:sz w:val="22"/>
          <w:lang w:val="en-GB"/>
        </w:rPr>
        <w:t>expected behaviour for a similar reason; the seeds narrow the output down compared to a</w:t>
      </w:r>
      <w:r w:rsidR="007C6407">
        <w:rPr>
          <w:sz w:val="22"/>
          <w:lang w:val="en-GB"/>
        </w:rPr>
        <w:t xml:space="preserve">n ideally </w:t>
      </w:r>
      <w:r w:rsidR="00490DB6" w:rsidRPr="00203D64">
        <w:rPr>
          <w:sz w:val="22"/>
          <w:lang w:val="en-GB"/>
        </w:rPr>
        <w:t xml:space="preserve">random sampler in the DRD2 active </w:t>
      </w:r>
      <w:r w:rsidR="007C6407">
        <w:rPr>
          <w:sz w:val="22"/>
          <w:lang w:val="en-GB"/>
        </w:rPr>
        <w:t>domain,</w:t>
      </w:r>
      <w:r w:rsidR="00490DB6" w:rsidRPr="00203D64">
        <w:rPr>
          <w:sz w:val="22"/>
          <w:lang w:val="en-GB"/>
        </w:rPr>
        <w:t xml:space="preserve"> such as the transfer learning model.</w:t>
      </w:r>
    </w:p>
    <w:p w14:paraId="65029AED" w14:textId="721C521A" w:rsidR="00C46309" w:rsidRDefault="00664D71" w:rsidP="006D1FF5">
      <w:pPr>
        <w:rPr>
          <w:sz w:val="22"/>
          <w:lang w:val="en-GB"/>
        </w:rPr>
      </w:pPr>
      <w:r>
        <w:rPr>
          <w:sz w:val="22"/>
          <w:lang w:val="en-GB"/>
        </w:rPr>
        <w:t xml:space="preserve">Among </w:t>
      </w:r>
      <w:r w:rsidR="00162CE4">
        <w:rPr>
          <w:sz w:val="22"/>
          <w:lang w:val="en-GB"/>
        </w:rPr>
        <w:t>all</w:t>
      </w:r>
      <w:r w:rsidR="00487102">
        <w:rPr>
          <w:sz w:val="22"/>
          <w:lang w:val="en-GB"/>
        </w:rPr>
        <w:t xml:space="preserve"> 25,600</w:t>
      </w:r>
      <w:r w:rsidR="00162CE4">
        <w:rPr>
          <w:sz w:val="22"/>
          <w:lang w:val="en-GB"/>
        </w:rPr>
        <w:t xml:space="preserve"> </w:t>
      </w:r>
      <w:r w:rsidR="00A937EE">
        <w:rPr>
          <w:sz w:val="22"/>
          <w:lang w:val="en-GB"/>
        </w:rPr>
        <w:t xml:space="preserve">molecule </w:t>
      </w:r>
      <w:r w:rsidR="00162CE4">
        <w:rPr>
          <w:sz w:val="22"/>
          <w:lang w:val="en-GB"/>
        </w:rPr>
        <w:t>generations</w:t>
      </w:r>
      <w:r>
        <w:rPr>
          <w:sz w:val="22"/>
          <w:lang w:val="en-GB"/>
        </w:rPr>
        <w:t xml:space="preserve">, </w:t>
      </w:r>
      <w:r w:rsidR="00D56B12">
        <w:rPr>
          <w:sz w:val="22"/>
          <w:lang w:val="en-GB"/>
        </w:rPr>
        <w:t>higher</w:t>
      </w:r>
      <w:r>
        <w:rPr>
          <w:sz w:val="22"/>
          <w:lang w:val="en-GB"/>
        </w:rPr>
        <w:t xml:space="preserve"> </w:t>
      </w:r>
      <w:r w:rsidR="00A937EE">
        <w:rPr>
          <w:sz w:val="22"/>
          <w:lang w:val="en-GB"/>
        </w:rPr>
        <w:t>novelty was</w:t>
      </w:r>
      <w:r>
        <w:rPr>
          <w:sz w:val="22"/>
          <w:lang w:val="en-GB"/>
        </w:rPr>
        <w:t xml:space="preserve"> </w:t>
      </w:r>
      <w:r w:rsidR="00C02FC2">
        <w:rPr>
          <w:sz w:val="22"/>
          <w:lang w:val="en-GB"/>
        </w:rPr>
        <w:t>achieved</w:t>
      </w:r>
      <w:r>
        <w:rPr>
          <w:sz w:val="22"/>
          <w:lang w:val="en-GB"/>
        </w:rPr>
        <w:t xml:space="preserve"> by the</w:t>
      </w:r>
      <w:r w:rsidR="00B63FD9">
        <w:rPr>
          <w:sz w:val="22"/>
          <w:lang w:val="en-GB"/>
        </w:rPr>
        <w:t xml:space="preserve"> </w:t>
      </w:r>
      <w:r w:rsidR="00C02FC2">
        <w:rPr>
          <w:sz w:val="22"/>
          <w:lang w:val="en-GB"/>
        </w:rPr>
        <w:t>transfer learning</w:t>
      </w:r>
      <w:r w:rsidR="00B63FD9">
        <w:rPr>
          <w:sz w:val="22"/>
          <w:lang w:val="en-GB"/>
        </w:rPr>
        <w:t xml:space="preserve"> model</w:t>
      </w:r>
      <w:r w:rsidR="00E626F7">
        <w:rPr>
          <w:sz w:val="22"/>
          <w:lang w:val="en-GB"/>
        </w:rPr>
        <w:t xml:space="preserve">. This </w:t>
      </w:r>
      <w:r w:rsidR="00323A23">
        <w:rPr>
          <w:sz w:val="22"/>
          <w:lang w:val="en-GB"/>
        </w:rPr>
        <w:t>was due to the lower validity and uniqueness of the conditional models</w:t>
      </w:r>
      <w:r w:rsidR="00CD1532">
        <w:rPr>
          <w:sz w:val="22"/>
          <w:lang w:val="en-GB"/>
        </w:rPr>
        <w:t xml:space="preserve"> because</w:t>
      </w:r>
      <w:r w:rsidR="00323A23">
        <w:rPr>
          <w:sz w:val="22"/>
          <w:lang w:val="en-GB"/>
        </w:rPr>
        <w:t xml:space="preserve"> </w:t>
      </w:r>
      <w:r w:rsidR="00B02033">
        <w:rPr>
          <w:sz w:val="22"/>
          <w:lang w:val="en-GB"/>
        </w:rPr>
        <w:t>the upper novelty boundary is defined by the product of validity and uniqueness</w:t>
      </w:r>
      <w:r w:rsidR="00CD1532">
        <w:rPr>
          <w:sz w:val="22"/>
          <w:lang w:val="en-GB"/>
        </w:rPr>
        <w:t>. For the PCB model that boundary is approximately</w:t>
      </w:r>
      <w:r w:rsidR="00D56B12">
        <w:rPr>
          <w:sz w:val="22"/>
          <w:lang w:val="en-GB"/>
        </w:rPr>
        <w:t xml:space="preserve"> 0.881 </w:t>
      </w:r>
      <w:r w:rsidR="00D56B12">
        <w:rPr>
          <w:rFonts w:cstheme="minorHAnsi"/>
          <w:sz w:val="22"/>
          <w:lang w:val="en-GB"/>
        </w:rPr>
        <w:t>·</w:t>
      </w:r>
      <w:r w:rsidR="00D56B12">
        <w:rPr>
          <w:sz w:val="22"/>
          <w:lang w:val="en-GB"/>
        </w:rPr>
        <w:t xml:space="preserve"> 0.996 = 0.877 </w:t>
      </w:r>
      <w:r w:rsidR="00600FEA" w:rsidRPr="00600FEA">
        <w:rPr>
          <w:sz w:val="22"/>
          <w:lang w:val="en-GB"/>
        </w:rPr>
        <w:t xml:space="preserve">which is </w:t>
      </w:r>
      <w:r w:rsidR="008C7930">
        <w:rPr>
          <w:sz w:val="22"/>
          <w:lang w:val="en-GB"/>
        </w:rPr>
        <w:t>reached</w:t>
      </w:r>
      <w:r w:rsidR="00600FEA">
        <w:rPr>
          <w:sz w:val="22"/>
          <w:lang w:val="en-GB"/>
        </w:rPr>
        <w:t xml:space="preserve"> as seen in</w:t>
      </w:r>
      <m:oMath>
        <m:r>
          <w:rPr>
            <w:rFonts w:ascii="Cambria Math" w:hAnsi="Cambria Math"/>
            <w:sz w:val="22"/>
            <w:lang w:val="en-GB"/>
          </w:rPr>
          <m:t xml:space="preserve"> </m:t>
        </m:r>
      </m:oMath>
      <w:r w:rsidR="00600FEA" w:rsidRPr="00D54191">
        <w:rPr>
          <w:sz w:val="22"/>
          <w:lang w:val="en-GB"/>
        </w:rPr>
        <w:fldChar w:fldCharType="begin"/>
      </w:r>
      <w:r w:rsidR="00600FEA" w:rsidRPr="00D54191">
        <w:rPr>
          <w:sz w:val="22"/>
          <w:lang w:val="en-GB"/>
        </w:rPr>
        <w:instrText xml:space="preserve"> REF _Ref14047579 \h </w:instrText>
      </w:r>
      <w:r w:rsidR="00D54191">
        <w:rPr>
          <w:sz w:val="22"/>
          <w:lang w:val="en-GB"/>
        </w:rPr>
        <w:instrText xml:space="preserve"> \* MERGEFORMAT </w:instrText>
      </w:r>
      <w:r w:rsidR="00600FEA" w:rsidRPr="00D54191">
        <w:rPr>
          <w:sz w:val="22"/>
          <w:lang w:val="en-GB"/>
        </w:rPr>
      </w:r>
      <w:r w:rsidR="00600FEA" w:rsidRPr="00D54191">
        <w:rPr>
          <w:sz w:val="22"/>
          <w:lang w:val="en-GB"/>
        </w:rPr>
        <w:fldChar w:fldCharType="separate"/>
      </w:r>
      <w:r w:rsidR="00BB0168" w:rsidRPr="00BB0168">
        <w:rPr>
          <w:sz w:val="22"/>
        </w:rPr>
        <w:t xml:space="preserve">Table </w:t>
      </w:r>
      <w:r w:rsidR="00BB0168" w:rsidRPr="00BB0168">
        <w:rPr>
          <w:noProof/>
          <w:sz w:val="22"/>
        </w:rPr>
        <w:t>2</w:t>
      </w:r>
      <w:r w:rsidR="00600FEA" w:rsidRPr="00D54191">
        <w:rPr>
          <w:sz w:val="22"/>
          <w:lang w:val="en-GB"/>
        </w:rPr>
        <w:fldChar w:fldCharType="end"/>
      </w:r>
      <w:r w:rsidR="00600FEA" w:rsidRPr="00D54191">
        <w:rPr>
          <w:sz w:val="22"/>
          <w:lang w:val="en-GB"/>
        </w:rPr>
        <w:t>.</w:t>
      </w:r>
      <w:r w:rsidR="00D54191">
        <w:rPr>
          <w:sz w:val="22"/>
          <w:lang w:val="en-GB"/>
        </w:rPr>
        <w:t xml:space="preserve"> This </w:t>
      </w:r>
      <w:r w:rsidR="005C0605">
        <w:rPr>
          <w:sz w:val="22"/>
          <w:lang w:val="en-GB"/>
        </w:rPr>
        <w:t xml:space="preserve">is an indicator that </w:t>
      </w:r>
      <w:r w:rsidR="00B208F3">
        <w:rPr>
          <w:sz w:val="22"/>
          <w:lang w:val="en-GB"/>
        </w:rPr>
        <w:t>the PCB model</w:t>
      </w:r>
      <w:r w:rsidR="00AC12AB">
        <w:rPr>
          <w:sz w:val="22"/>
          <w:lang w:val="en-GB"/>
        </w:rPr>
        <w:t>, even though it suffers from lower validity</w:t>
      </w:r>
      <w:r w:rsidR="005B19F4">
        <w:rPr>
          <w:sz w:val="22"/>
          <w:lang w:val="en-GB"/>
        </w:rPr>
        <w:t xml:space="preserve"> compared to the transfer learning model</w:t>
      </w:r>
      <w:r w:rsidR="00AC12AB">
        <w:rPr>
          <w:sz w:val="22"/>
          <w:lang w:val="en-GB"/>
        </w:rPr>
        <w:t>, it</w:t>
      </w:r>
      <w:r w:rsidR="00B208F3">
        <w:rPr>
          <w:sz w:val="22"/>
          <w:lang w:val="en-GB"/>
        </w:rPr>
        <w:t xml:space="preserve"> does not copy the training dataset.</w:t>
      </w:r>
      <w:r w:rsidR="003F57E6">
        <w:rPr>
          <w:sz w:val="22"/>
          <w:lang w:val="en-GB"/>
        </w:rPr>
        <w:t xml:space="preserve"> Similarly, the </w:t>
      </w:r>
      <w:r w:rsidR="00B04B71">
        <w:rPr>
          <w:sz w:val="22"/>
          <w:lang w:val="en-GB"/>
        </w:rPr>
        <w:t>upper novelty boundary for the FPB is around</w:t>
      </w:r>
      <w:r w:rsidR="00D56B12">
        <w:rPr>
          <w:sz w:val="22"/>
          <w:lang w:val="en-GB"/>
        </w:rPr>
        <w:t xml:space="preserve"> 0.951 </w:t>
      </w:r>
      <w:r w:rsidR="00D93145">
        <w:rPr>
          <w:rFonts w:cstheme="minorHAnsi"/>
          <w:sz w:val="22"/>
          <w:lang w:val="en-GB"/>
        </w:rPr>
        <w:t>·</w:t>
      </w:r>
      <w:r w:rsidR="00D56B12">
        <w:rPr>
          <w:sz w:val="22"/>
          <w:lang w:val="en-GB"/>
        </w:rPr>
        <w:t xml:space="preserve"> 0.304 = 0.289</w:t>
      </w:r>
      <w:r w:rsidR="00B04B71">
        <w:rPr>
          <w:sz w:val="22"/>
          <w:lang w:val="en-GB"/>
        </w:rPr>
        <w:t xml:space="preserve"> which was </w:t>
      </w:r>
      <w:r w:rsidR="008D0026">
        <w:rPr>
          <w:sz w:val="22"/>
          <w:lang w:val="en-GB"/>
        </w:rPr>
        <w:t xml:space="preserve">slightly exceeded because </w:t>
      </w:r>
      <w:r w:rsidR="00CC67F2">
        <w:rPr>
          <w:sz w:val="22"/>
          <w:lang w:val="en-GB"/>
        </w:rPr>
        <w:t xml:space="preserve">uniqueness@10k calculated by MOSES is probably lower than the </w:t>
      </w:r>
      <w:r w:rsidR="005B19F4">
        <w:rPr>
          <w:sz w:val="22"/>
          <w:lang w:val="en-GB"/>
        </w:rPr>
        <w:t>complete</w:t>
      </w:r>
      <w:r w:rsidR="00CC67F2">
        <w:rPr>
          <w:sz w:val="22"/>
          <w:lang w:val="en-GB"/>
        </w:rPr>
        <w:t xml:space="preserve"> uniqueness </w:t>
      </w:r>
      <w:r w:rsidR="005B19F4">
        <w:rPr>
          <w:sz w:val="22"/>
          <w:lang w:val="en-GB"/>
        </w:rPr>
        <w:t>of</w:t>
      </w:r>
      <w:r w:rsidR="00CC67F2">
        <w:rPr>
          <w:sz w:val="22"/>
          <w:lang w:val="en-GB"/>
        </w:rPr>
        <w:t xml:space="preserve"> all</w:t>
      </w:r>
      <w:r w:rsidR="005B19F4">
        <w:rPr>
          <w:sz w:val="22"/>
          <w:lang w:val="en-GB"/>
        </w:rPr>
        <w:t xml:space="preserve"> 25,600</w:t>
      </w:r>
      <w:r w:rsidR="00CC67F2">
        <w:rPr>
          <w:sz w:val="22"/>
          <w:lang w:val="en-GB"/>
        </w:rPr>
        <w:t xml:space="preserve"> generations.</w:t>
      </w:r>
      <w:r w:rsidR="00556221">
        <w:rPr>
          <w:sz w:val="22"/>
          <w:lang w:val="en-GB"/>
        </w:rPr>
        <w:t xml:space="preserve"> </w:t>
      </w:r>
      <w:r w:rsidR="002C2A21">
        <w:rPr>
          <w:sz w:val="22"/>
          <w:lang w:val="en-GB"/>
        </w:rPr>
        <w:t>For the transfer learning model, the upper boundary</w:t>
      </w:r>
      <w:r w:rsidR="00D56B12">
        <w:rPr>
          <w:sz w:val="22"/>
          <w:lang w:val="en-GB"/>
        </w:rPr>
        <w:t xml:space="preserve"> 0.968 </w:t>
      </w:r>
      <w:r w:rsidR="00D93145">
        <w:rPr>
          <w:rFonts w:cstheme="minorHAnsi"/>
          <w:sz w:val="22"/>
          <w:lang w:val="en-GB"/>
        </w:rPr>
        <w:t>·</w:t>
      </w:r>
      <w:r w:rsidR="00D56B12">
        <w:rPr>
          <w:sz w:val="22"/>
          <w:lang w:val="en-GB"/>
        </w:rPr>
        <w:t xml:space="preserve"> 0.996 = 0.964</w:t>
      </w:r>
      <w:r w:rsidR="00D40F62">
        <w:rPr>
          <w:sz w:val="22"/>
          <w:lang w:val="en-GB"/>
        </w:rPr>
        <w:t xml:space="preserve"> </w:t>
      </w:r>
      <w:r w:rsidR="002C2340">
        <w:rPr>
          <w:sz w:val="22"/>
          <w:lang w:val="en-GB"/>
        </w:rPr>
        <w:t>was almost reached as well.</w:t>
      </w:r>
      <w:r w:rsidR="000E0D03">
        <w:rPr>
          <w:sz w:val="22"/>
          <w:lang w:val="en-GB"/>
        </w:rPr>
        <w:t xml:space="preserve"> </w:t>
      </w:r>
      <w:r w:rsidR="00D40F62">
        <w:rPr>
          <w:sz w:val="22"/>
          <w:lang w:val="en-GB"/>
        </w:rPr>
        <w:t xml:space="preserve">As </w:t>
      </w:r>
      <w:r w:rsidR="008C7930">
        <w:rPr>
          <w:sz w:val="22"/>
          <w:lang w:val="en-GB"/>
        </w:rPr>
        <w:t>observed</w:t>
      </w:r>
      <w:r w:rsidR="00D40F62">
        <w:rPr>
          <w:sz w:val="22"/>
          <w:lang w:val="en-GB"/>
        </w:rPr>
        <w:t xml:space="preserve">, even though the </w:t>
      </w:r>
      <w:r w:rsidR="00563B83">
        <w:rPr>
          <w:sz w:val="22"/>
          <w:lang w:val="en-GB"/>
        </w:rPr>
        <w:t>absolute</w:t>
      </w:r>
      <w:r w:rsidR="00E27F24">
        <w:rPr>
          <w:sz w:val="22"/>
          <w:lang w:val="en-GB"/>
        </w:rPr>
        <w:t xml:space="preserve"> </w:t>
      </w:r>
      <w:r w:rsidR="00B00452">
        <w:rPr>
          <w:sz w:val="22"/>
          <w:lang w:val="en-GB"/>
        </w:rPr>
        <w:t>number</w:t>
      </w:r>
      <w:r w:rsidR="00E27F24">
        <w:rPr>
          <w:sz w:val="22"/>
          <w:lang w:val="en-GB"/>
        </w:rPr>
        <w:t xml:space="preserve"> of novel compounds was higher </w:t>
      </w:r>
      <w:r w:rsidR="00563B83">
        <w:rPr>
          <w:sz w:val="22"/>
          <w:lang w:val="en-GB"/>
        </w:rPr>
        <w:t xml:space="preserve">for the transfer learning model, none of the models </w:t>
      </w:r>
      <w:proofErr w:type="gramStart"/>
      <w:r w:rsidR="00563B83">
        <w:rPr>
          <w:sz w:val="22"/>
          <w:lang w:val="en-GB"/>
        </w:rPr>
        <w:t xml:space="preserve">actually </w:t>
      </w:r>
      <w:r w:rsidR="007E6F36">
        <w:rPr>
          <w:sz w:val="22"/>
          <w:lang w:val="en-GB"/>
        </w:rPr>
        <w:t>replicates</w:t>
      </w:r>
      <w:proofErr w:type="gramEnd"/>
      <w:r w:rsidR="007E6F36">
        <w:rPr>
          <w:sz w:val="22"/>
          <w:lang w:val="en-GB"/>
        </w:rPr>
        <w:t xml:space="preserve"> the training datasets.</w:t>
      </w:r>
    </w:p>
    <w:p w14:paraId="2156F19D" w14:textId="4DF61B6B" w:rsidR="001072B9" w:rsidRDefault="001072B9" w:rsidP="006D1FF5">
      <w:pPr>
        <w:rPr>
          <w:sz w:val="22"/>
          <w:lang w:val="en-GB"/>
        </w:rPr>
      </w:pPr>
      <w:r>
        <w:rPr>
          <w:sz w:val="22"/>
          <w:lang w:val="en-GB"/>
        </w:rPr>
        <w:t>It is noteworthy that</w:t>
      </w:r>
      <w:r w:rsidRPr="00203D64">
        <w:rPr>
          <w:sz w:val="22"/>
          <w:lang w:val="en-GB"/>
        </w:rPr>
        <w:t xml:space="preserve"> </w:t>
      </w:r>
      <w:r>
        <w:rPr>
          <w:sz w:val="22"/>
          <w:lang w:val="en-GB"/>
        </w:rPr>
        <w:t>a higher fraction of unique predicted</w:t>
      </w:r>
      <w:r w:rsidRPr="00203D64">
        <w:rPr>
          <w:sz w:val="22"/>
          <w:lang w:val="en-GB"/>
        </w:rPr>
        <w:t xml:space="preserve"> active compounds w</w:t>
      </w:r>
      <w:r>
        <w:rPr>
          <w:sz w:val="22"/>
          <w:lang w:val="en-GB"/>
        </w:rPr>
        <w:t>as</w:t>
      </w:r>
      <w:r w:rsidRPr="00203D64">
        <w:rPr>
          <w:sz w:val="22"/>
          <w:lang w:val="en-GB"/>
        </w:rPr>
        <w:t xml:space="preserve"> </w:t>
      </w:r>
      <w:r>
        <w:rPr>
          <w:sz w:val="22"/>
          <w:lang w:val="en-GB"/>
        </w:rPr>
        <w:t>sampled</w:t>
      </w:r>
      <w:r w:rsidRPr="00203D64">
        <w:rPr>
          <w:sz w:val="22"/>
          <w:lang w:val="en-GB"/>
        </w:rPr>
        <w:t xml:space="preserve"> by the </w:t>
      </w:r>
      <w:r>
        <w:rPr>
          <w:sz w:val="22"/>
          <w:lang w:val="en-GB"/>
        </w:rPr>
        <w:t>PCB</w:t>
      </w:r>
      <w:r w:rsidRPr="00203D64">
        <w:rPr>
          <w:sz w:val="22"/>
          <w:lang w:val="en-GB"/>
        </w:rPr>
        <w:t xml:space="preserve"> model</w:t>
      </w:r>
      <w:r w:rsidR="00963558">
        <w:rPr>
          <w:sz w:val="22"/>
          <w:lang w:val="en-GB"/>
        </w:rPr>
        <w:t xml:space="preserve"> </w:t>
      </w:r>
      <w:r w:rsidR="009073F4">
        <w:rPr>
          <w:sz w:val="22"/>
          <w:lang w:val="en-GB"/>
        </w:rPr>
        <w:t>whereas</w:t>
      </w:r>
      <w:r w:rsidR="00963558">
        <w:rPr>
          <w:sz w:val="22"/>
          <w:lang w:val="en-GB"/>
        </w:rPr>
        <w:t xml:space="preserve"> the least of them were </w:t>
      </w:r>
      <w:r w:rsidR="009073F4">
        <w:rPr>
          <w:sz w:val="22"/>
          <w:lang w:val="en-GB"/>
        </w:rPr>
        <w:t>generated by the FPB model.</w:t>
      </w:r>
      <w:r w:rsidR="00857D79">
        <w:rPr>
          <w:sz w:val="22"/>
          <w:lang w:val="en-GB"/>
        </w:rPr>
        <w:t xml:space="preserve"> The FPB model was punished because of its high reconstructability, which </w:t>
      </w:r>
      <w:r w:rsidR="00895D3D">
        <w:rPr>
          <w:sz w:val="22"/>
          <w:lang w:val="en-GB"/>
        </w:rPr>
        <w:t>affects its uniqueness score</w:t>
      </w:r>
      <w:r w:rsidR="00F36103">
        <w:rPr>
          <w:sz w:val="22"/>
          <w:lang w:val="en-GB"/>
        </w:rPr>
        <w:t xml:space="preserve"> negatively.</w:t>
      </w:r>
    </w:p>
    <w:p w14:paraId="25988DD9" w14:textId="494FEA63" w:rsidR="0084335B" w:rsidRDefault="00734DD9" w:rsidP="00CB5B62">
      <w:pPr>
        <w:rPr>
          <w:sz w:val="22"/>
          <w:lang w:val="en-GB"/>
        </w:rPr>
      </w:pPr>
      <w:r>
        <w:rPr>
          <w:sz w:val="22"/>
          <w:lang w:val="en-GB"/>
        </w:rPr>
        <w:lastRenderedPageBreak/>
        <w:t>More specifically</w:t>
      </w:r>
      <w:r w:rsidR="005D0909" w:rsidRPr="00203D64">
        <w:rPr>
          <w:sz w:val="22"/>
          <w:lang w:val="en-GB"/>
        </w:rPr>
        <w:t xml:space="preserve">, the molecular reconstructability of the input descriptors was assessed by trying to retrieve the molecule that was represented by them at each batch. </w:t>
      </w:r>
      <w:r w:rsidR="00691904">
        <w:rPr>
          <w:sz w:val="22"/>
          <w:lang w:val="en-GB"/>
        </w:rPr>
        <w:t xml:space="preserve">By identifying the most frequently sampled molecule </w:t>
      </w:r>
      <w:r w:rsidR="00E5583F">
        <w:rPr>
          <w:sz w:val="22"/>
          <w:lang w:val="en-GB"/>
        </w:rPr>
        <w:t>out of</w:t>
      </w:r>
      <w:r w:rsidR="00691904">
        <w:rPr>
          <w:sz w:val="22"/>
          <w:lang w:val="en-GB"/>
        </w:rPr>
        <w:t xml:space="preserve"> </w:t>
      </w:r>
      <w:r w:rsidR="00E5583F">
        <w:rPr>
          <w:sz w:val="22"/>
          <w:lang w:val="en-GB"/>
        </w:rPr>
        <w:t xml:space="preserve">256 generations using a single </w:t>
      </w:r>
      <w:r w:rsidR="00691904">
        <w:rPr>
          <w:sz w:val="22"/>
          <w:lang w:val="en-GB"/>
        </w:rPr>
        <w:t>conditional seed, a</w:t>
      </w:r>
      <w:r w:rsidR="00AE6BD2" w:rsidRPr="00203D64">
        <w:rPr>
          <w:sz w:val="22"/>
          <w:lang w:val="en-GB"/>
        </w:rPr>
        <w:t xml:space="preserve">lmost </w:t>
      </w:r>
      <w:r w:rsidR="00691904">
        <w:rPr>
          <w:sz w:val="22"/>
          <w:lang w:val="en-GB"/>
        </w:rPr>
        <w:t>6</w:t>
      </w:r>
      <w:r w:rsidR="00AE6BD2" w:rsidRPr="00203D64">
        <w:rPr>
          <w:sz w:val="22"/>
          <w:lang w:val="en-GB"/>
        </w:rPr>
        <w:t xml:space="preserve">5% of the FPB generations were </w:t>
      </w:r>
      <w:r w:rsidR="00691904">
        <w:rPr>
          <w:sz w:val="22"/>
          <w:lang w:val="en-GB"/>
        </w:rPr>
        <w:t xml:space="preserve">proven to be </w:t>
      </w:r>
      <w:r w:rsidR="00AE6BD2" w:rsidRPr="00203D64">
        <w:rPr>
          <w:sz w:val="22"/>
          <w:lang w:val="en-GB"/>
        </w:rPr>
        <w:t>successful reconstructions</w:t>
      </w:r>
      <w:r w:rsidR="00C22B0E">
        <w:rPr>
          <w:sz w:val="22"/>
          <w:lang w:val="en-GB"/>
        </w:rPr>
        <w:t xml:space="preserve"> of the molecule behind the seeding fingerprint. </w:t>
      </w:r>
      <w:r w:rsidR="00DE14A0">
        <w:rPr>
          <w:sz w:val="22"/>
          <w:lang w:val="en-GB"/>
        </w:rPr>
        <w:t>F</w:t>
      </w:r>
      <w:r w:rsidR="00C22B0E">
        <w:rPr>
          <w:sz w:val="22"/>
          <w:lang w:val="en-GB"/>
        </w:rPr>
        <w:t xml:space="preserve">urther experimentation with a deeper FPB model with four decoding layers </w:t>
      </w:r>
      <w:r w:rsidR="00E6774B">
        <w:rPr>
          <w:sz w:val="22"/>
          <w:lang w:val="en-GB"/>
        </w:rPr>
        <w:t>and</w:t>
      </w:r>
      <w:r w:rsidR="00C22B0E">
        <w:rPr>
          <w:sz w:val="22"/>
          <w:lang w:val="en-GB"/>
        </w:rPr>
        <w:t xml:space="preserve"> 512 LSTM units</w:t>
      </w:r>
      <w:r w:rsidR="00E6774B">
        <w:rPr>
          <w:sz w:val="22"/>
          <w:lang w:val="en-GB"/>
        </w:rPr>
        <w:t xml:space="preserve"> each</w:t>
      </w:r>
      <w:r w:rsidR="00DE14A0">
        <w:rPr>
          <w:sz w:val="22"/>
          <w:lang w:val="en-GB"/>
        </w:rPr>
        <w:t xml:space="preserve"> </w:t>
      </w:r>
      <w:r w:rsidR="00DF5663">
        <w:rPr>
          <w:sz w:val="22"/>
          <w:lang w:val="en-GB"/>
        </w:rPr>
        <w:t xml:space="preserve">made it </w:t>
      </w:r>
      <w:r w:rsidR="00C22B0E">
        <w:rPr>
          <w:sz w:val="22"/>
          <w:lang w:val="en-GB"/>
        </w:rPr>
        <w:t xml:space="preserve">possible to </w:t>
      </w:r>
      <w:r w:rsidR="00FF57A7">
        <w:rPr>
          <w:sz w:val="22"/>
          <w:lang w:val="en-GB"/>
        </w:rPr>
        <w:t xml:space="preserve">increase </w:t>
      </w:r>
      <w:r w:rsidR="009879C5">
        <w:rPr>
          <w:sz w:val="22"/>
          <w:lang w:val="en-GB"/>
        </w:rPr>
        <w:t>the reconstructability to</w:t>
      </w:r>
      <w:r w:rsidR="00843FC0">
        <w:rPr>
          <w:sz w:val="22"/>
          <w:lang w:val="en-GB"/>
        </w:rPr>
        <w:t xml:space="preserve"> </w:t>
      </w:r>
      <w:r w:rsidR="00E138B0">
        <w:rPr>
          <w:sz w:val="22"/>
          <w:lang w:val="en-GB"/>
        </w:rPr>
        <w:t xml:space="preserve">72%. </w:t>
      </w:r>
      <w:r w:rsidR="00C87B4F">
        <w:rPr>
          <w:sz w:val="22"/>
          <w:lang w:val="en-GB"/>
        </w:rPr>
        <w:t>Nonetheless</w:t>
      </w:r>
      <w:r w:rsidR="00E138B0">
        <w:rPr>
          <w:sz w:val="22"/>
          <w:lang w:val="en-GB"/>
        </w:rPr>
        <w:t xml:space="preserve">, </w:t>
      </w:r>
      <w:r w:rsidR="00A75CB9">
        <w:rPr>
          <w:sz w:val="22"/>
          <w:lang w:val="en-GB"/>
        </w:rPr>
        <w:t xml:space="preserve">reconstructions </w:t>
      </w:r>
      <w:r w:rsidR="00484879">
        <w:rPr>
          <w:sz w:val="22"/>
          <w:lang w:val="en-GB"/>
        </w:rPr>
        <w:t xml:space="preserve">were </w:t>
      </w:r>
      <w:r w:rsidR="00A75CB9">
        <w:rPr>
          <w:sz w:val="22"/>
          <w:lang w:val="en-GB"/>
        </w:rPr>
        <w:t>very scarce</w:t>
      </w:r>
      <w:r w:rsidR="006957A2" w:rsidRPr="00203D64">
        <w:rPr>
          <w:sz w:val="22"/>
          <w:lang w:val="en-GB"/>
        </w:rPr>
        <w:t xml:space="preserve"> when using </w:t>
      </w:r>
      <w:r w:rsidR="00484879">
        <w:rPr>
          <w:sz w:val="22"/>
          <w:lang w:val="en-GB"/>
        </w:rPr>
        <w:t xml:space="preserve">the </w:t>
      </w:r>
      <w:r w:rsidR="006957A2" w:rsidRPr="00203D64">
        <w:rPr>
          <w:sz w:val="22"/>
          <w:lang w:val="en-GB"/>
        </w:rPr>
        <w:t>physicochemical descriptors</w:t>
      </w:r>
      <w:r w:rsidR="00484879">
        <w:rPr>
          <w:sz w:val="22"/>
          <w:lang w:val="en-GB"/>
        </w:rPr>
        <w:t xml:space="preserve"> in the PCB model</w:t>
      </w:r>
      <w:r w:rsidR="008A2DFA" w:rsidRPr="00203D64">
        <w:rPr>
          <w:sz w:val="22"/>
          <w:lang w:val="en-GB"/>
        </w:rPr>
        <w:t>,</w:t>
      </w:r>
      <w:r w:rsidR="00123EDA">
        <w:rPr>
          <w:sz w:val="22"/>
          <w:lang w:val="en-GB"/>
        </w:rPr>
        <w:t xml:space="preserve"> </w:t>
      </w:r>
      <w:r w:rsidR="008A2DFA" w:rsidRPr="00203D64">
        <w:rPr>
          <w:sz w:val="22"/>
          <w:lang w:val="en-GB"/>
        </w:rPr>
        <w:t>because 256 samples were not enough to</w:t>
      </w:r>
      <w:r w:rsidR="00B63FD9">
        <w:rPr>
          <w:sz w:val="22"/>
          <w:lang w:val="en-GB"/>
        </w:rPr>
        <w:t xml:space="preserve"> completely</w:t>
      </w:r>
      <w:r w:rsidR="000717AF" w:rsidRPr="00203D64">
        <w:rPr>
          <w:sz w:val="22"/>
          <w:lang w:val="en-GB"/>
        </w:rPr>
        <w:t xml:space="preserve"> </w:t>
      </w:r>
      <w:r w:rsidR="008A2DFA" w:rsidRPr="00203D64">
        <w:rPr>
          <w:sz w:val="22"/>
          <w:lang w:val="en-GB"/>
        </w:rPr>
        <w:t>re</w:t>
      </w:r>
      <w:r w:rsidR="00B63FD9">
        <w:rPr>
          <w:sz w:val="22"/>
          <w:lang w:val="en-GB"/>
        </w:rPr>
        <w:t>discover</w:t>
      </w:r>
      <w:r w:rsidR="008A2DFA" w:rsidRPr="00203D64">
        <w:rPr>
          <w:sz w:val="22"/>
          <w:lang w:val="en-GB"/>
        </w:rPr>
        <w:t xml:space="preserve"> the diverse molecular space behind a given input </w:t>
      </w:r>
      <w:r w:rsidR="009C335C">
        <w:rPr>
          <w:sz w:val="22"/>
          <w:lang w:val="en-GB"/>
        </w:rPr>
        <w:t>condition</w:t>
      </w:r>
      <w:r w:rsidR="006957A2" w:rsidRPr="00203D64">
        <w:rPr>
          <w:sz w:val="22"/>
          <w:lang w:val="en-GB"/>
        </w:rPr>
        <w:t>.</w:t>
      </w:r>
    </w:p>
    <w:p w14:paraId="58A4FC12" w14:textId="57A38F10" w:rsidR="00EA1499" w:rsidRDefault="00FD459D" w:rsidP="006D1FF5">
      <w:pPr>
        <w:rPr>
          <w:sz w:val="22"/>
          <w:lang w:val="en-GB"/>
        </w:rPr>
      </w:pPr>
      <w:proofErr w:type="gramStart"/>
      <w:r>
        <w:rPr>
          <w:sz w:val="22"/>
          <w:lang w:val="en-GB"/>
        </w:rPr>
        <w:t>In order to</w:t>
      </w:r>
      <w:proofErr w:type="gramEnd"/>
      <w:r>
        <w:rPr>
          <w:sz w:val="22"/>
          <w:lang w:val="en-GB"/>
        </w:rPr>
        <w:t xml:space="preserve"> investigate whether </w:t>
      </w:r>
      <w:r w:rsidR="000264AC">
        <w:rPr>
          <w:sz w:val="22"/>
          <w:lang w:val="en-GB"/>
        </w:rPr>
        <w:t>novelty</w:t>
      </w:r>
      <w:r w:rsidR="00E77DFB">
        <w:rPr>
          <w:sz w:val="22"/>
          <w:lang w:val="en-GB"/>
        </w:rPr>
        <w:t xml:space="preserve"> of the conditional model</w:t>
      </w:r>
      <w:r w:rsidR="00D93145">
        <w:rPr>
          <w:sz w:val="22"/>
          <w:lang w:val="en-GB"/>
        </w:rPr>
        <w:t>s</w:t>
      </w:r>
      <w:r w:rsidR="000264AC">
        <w:rPr>
          <w:sz w:val="22"/>
          <w:lang w:val="en-GB"/>
        </w:rPr>
        <w:t xml:space="preserve"> is influenced by the training or seeding dataset</w:t>
      </w:r>
      <w:r>
        <w:rPr>
          <w:sz w:val="22"/>
          <w:lang w:val="en-GB"/>
        </w:rPr>
        <w:t xml:space="preserve">, 100 </w:t>
      </w:r>
      <w:r w:rsidR="005E26BF">
        <w:rPr>
          <w:sz w:val="22"/>
          <w:lang w:val="en-GB"/>
        </w:rPr>
        <w:t xml:space="preserve">new </w:t>
      </w:r>
      <w:r w:rsidR="00004A17">
        <w:rPr>
          <w:sz w:val="22"/>
          <w:lang w:val="en-GB"/>
        </w:rPr>
        <w:t xml:space="preserve">conditions </w:t>
      </w:r>
      <w:r>
        <w:rPr>
          <w:sz w:val="22"/>
          <w:lang w:val="en-GB"/>
        </w:rPr>
        <w:t xml:space="preserve">were drawn from </w:t>
      </w:r>
      <w:r w:rsidR="0092769D">
        <w:rPr>
          <w:sz w:val="22"/>
          <w:lang w:val="en-GB"/>
        </w:rPr>
        <w:t>each one of</w:t>
      </w:r>
      <w:r>
        <w:rPr>
          <w:sz w:val="22"/>
          <w:lang w:val="en-GB"/>
        </w:rPr>
        <w:t xml:space="preserve"> the training and test subsets of ChEMBL. Then, the novelty of the unique valid generated structures out of 256</w:t>
      </w:r>
      <w:r w:rsidR="00BC2D88">
        <w:rPr>
          <w:sz w:val="22"/>
          <w:lang w:val="en-GB"/>
        </w:rPr>
        <w:t xml:space="preserve"> generations (one batch) per set of conditions</w:t>
      </w:r>
      <w:r>
        <w:rPr>
          <w:sz w:val="22"/>
          <w:lang w:val="en-GB"/>
        </w:rPr>
        <w:t xml:space="preserve"> was </w:t>
      </w:r>
      <w:r w:rsidR="00BC2D88">
        <w:rPr>
          <w:sz w:val="22"/>
          <w:lang w:val="en-GB"/>
        </w:rPr>
        <w:t>assessed with respect to both datasets. The results are shown in</w:t>
      </w:r>
      <w:r w:rsidR="005F1F70">
        <w:rPr>
          <w:sz w:val="22"/>
          <w:lang w:val="en-GB"/>
        </w:rPr>
        <w:t xml:space="preserve"> </w:t>
      </w:r>
      <w:r w:rsidR="005F1F70" w:rsidRPr="005F1F70">
        <w:rPr>
          <w:sz w:val="22"/>
          <w:lang w:val="en-GB"/>
        </w:rPr>
        <w:fldChar w:fldCharType="begin"/>
      </w:r>
      <w:r w:rsidR="005F1F70" w:rsidRPr="005F1F70">
        <w:rPr>
          <w:sz w:val="22"/>
          <w:lang w:val="en-GB"/>
        </w:rPr>
        <w:instrText xml:space="preserve"> REF _Ref15576144 \h </w:instrText>
      </w:r>
      <w:r w:rsidR="005F1F70">
        <w:rPr>
          <w:sz w:val="22"/>
          <w:lang w:val="en-GB"/>
        </w:rPr>
        <w:instrText xml:space="preserve"> \* MERGEFORMAT </w:instrText>
      </w:r>
      <w:r w:rsidR="005F1F70" w:rsidRPr="005F1F70">
        <w:rPr>
          <w:sz w:val="22"/>
          <w:lang w:val="en-GB"/>
        </w:rPr>
      </w:r>
      <w:r w:rsidR="005F1F70" w:rsidRPr="005F1F70">
        <w:rPr>
          <w:sz w:val="22"/>
          <w:lang w:val="en-GB"/>
        </w:rPr>
        <w:fldChar w:fldCharType="separate"/>
      </w:r>
      <w:r w:rsidR="00BB0168" w:rsidRPr="00BB0168">
        <w:rPr>
          <w:sz w:val="22"/>
        </w:rPr>
        <w:t xml:space="preserve">Figure </w:t>
      </w:r>
      <w:r w:rsidR="00BB0168" w:rsidRPr="00BB0168">
        <w:rPr>
          <w:noProof/>
          <w:sz w:val="22"/>
        </w:rPr>
        <w:t>6</w:t>
      </w:r>
      <w:r w:rsidR="005F1F70" w:rsidRPr="005F1F70">
        <w:rPr>
          <w:sz w:val="22"/>
          <w:lang w:val="en-GB"/>
        </w:rPr>
        <w:fldChar w:fldCharType="end"/>
      </w:r>
      <w:r w:rsidR="00BC2D88" w:rsidRPr="00BC2D88">
        <w:rPr>
          <w:sz w:val="22"/>
          <w:lang w:val="en-GB"/>
        </w:rPr>
        <w:t>.</w:t>
      </w:r>
      <w:r w:rsidR="00CB5B62">
        <w:rPr>
          <w:sz w:val="22"/>
          <w:lang w:val="en-GB"/>
        </w:rPr>
        <w:t xml:space="preserve"> As </w:t>
      </w:r>
      <w:r w:rsidR="00E77DFB">
        <w:rPr>
          <w:sz w:val="22"/>
          <w:lang w:val="en-GB"/>
        </w:rPr>
        <w:t>hypothesized</w:t>
      </w:r>
      <w:r w:rsidR="00CB5B62" w:rsidRPr="00CB5B62">
        <w:rPr>
          <w:sz w:val="22"/>
          <w:lang w:val="en-GB"/>
        </w:rPr>
        <w:t>,</w:t>
      </w:r>
      <w:r w:rsidR="00CB5B62">
        <w:rPr>
          <w:sz w:val="22"/>
          <w:lang w:val="en-GB"/>
        </w:rPr>
        <w:t xml:space="preserve"> both models </w:t>
      </w:r>
      <w:r w:rsidR="00E77DFB">
        <w:rPr>
          <w:sz w:val="22"/>
          <w:lang w:val="en-GB"/>
        </w:rPr>
        <w:t>use</w:t>
      </w:r>
      <w:r w:rsidR="00E71CEB">
        <w:rPr>
          <w:sz w:val="22"/>
          <w:lang w:val="en-GB"/>
        </w:rPr>
        <w:t xml:space="preserve"> the</w:t>
      </w:r>
      <w:r w:rsidR="00CB5B62">
        <w:rPr>
          <w:sz w:val="22"/>
          <w:lang w:val="en-GB"/>
        </w:rPr>
        <w:t xml:space="preserve"> conditions stemming from unseen molecules and generate structures that are not </w:t>
      </w:r>
      <w:r w:rsidR="006807FF">
        <w:rPr>
          <w:sz w:val="22"/>
          <w:lang w:val="en-GB"/>
        </w:rPr>
        <w:t>present</w:t>
      </w:r>
      <w:r w:rsidR="00CB5B62">
        <w:rPr>
          <w:sz w:val="22"/>
          <w:lang w:val="en-GB"/>
        </w:rPr>
        <w:t xml:space="preserve"> in either dataset.</w:t>
      </w:r>
      <w:r w:rsidR="000C3FFC">
        <w:rPr>
          <w:sz w:val="22"/>
          <w:lang w:val="en-GB"/>
        </w:rPr>
        <w:t xml:space="preserve"> </w:t>
      </w:r>
      <w:r w:rsidR="00AB4F67">
        <w:rPr>
          <w:sz w:val="22"/>
          <w:lang w:val="en-GB"/>
        </w:rPr>
        <w:t>For any of the models, t</w:t>
      </w:r>
      <w:r w:rsidR="009C5119">
        <w:rPr>
          <w:sz w:val="22"/>
          <w:lang w:val="en-GB"/>
        </w:rPr>
        <w:t xml:space="preserve">he </w:t>
      </w:r>
      <w:r w:rsidR="004A4FF1">
        <w:rPr>
          <w:sz w:val="22"/>
          <w:lang w:val="en-GB"/>
        </w:rPr>
        <w:t>difference</w:t>
      </w:r>
      <w:r w:rsidR="000C3FFC">
        <w:rPr>
          <w:sz w:val="22"/>
          <w:lang w:val="en-GB"/>
        </w:rPr>
        <w:t xml:space="preserve"> </w:t>
      </w:r>
      <w:r w:rsidR="00AB4F67">
        <w:rPr>
          <w:sz w:val="22"/>
          <w:lang w:val="en-GB"/>
        </w:rPr>
        <w:t>between</w:t>
      </w:r>
      <w:r w:rsidR="000C3FFC">
        <w:rPr>
          <w:sz w:val="22"/>
          <w:lang w:val="en-GB"/>
        </w:rPr>
        <w:t xml:space="preserve"> datasets is insignificant</w:t>
      </w:r>
      <w:r w:rsidR="007A7EEC">
        <w:rPr>
          <w:sz w:val="22"/>
          <w:lang w:val="en-GB"/>
        </w:rPr>
        <w:t>, reflecting a consistent generation of novel compounds</w:t>
      </w:r>
      <w:r w:rsidR="004A4FF1">
        <w:rPr>
          <w:sz w:val="22"/>
          <w:lang w:val="en-GB"/>
        </w:rPr>
        <w:t xml:space="preserve"> regardless of the </w:t>
      </w:r>
      <w:r w:rsidR="008D57EA">
        <w:rPr>
          <w:sz w:val="22"/>
          <w:lang w:val="en-GB"/>
        </w:rPr>
        <w:t xml:space="preserve">origin of the </w:t>
      </w:r>
      <w:r w:rsidR="004A4FF1">
        <w:rPr>
          <w:sz w:val="22"/>
          <w:lang w:val="en-GB"/>
        </w:rPr>
        <w:t>seeding conditions</w:t>
      </w:r>
      <w:r w:rsidR="00231DBA">
        <w:rPr>
          <w:sz w:val="22"/>
          <w:lang w:val="en-GB"/>
        </w:rPr>
        <w:t xml:space="preserve"> and not biased towards the original training</w:t>
      </w:r>
      <w:r w:rsidR="00CF5DC2">
        <w:rPr>
          <w:sz w:val="22"/>
          <w:lang w:val="en-GB"/>
        </w:rPr>
        <w:t>.</w:t>
      </w:r>
    </w:p>
    <w:p w14:paraId="11D51B5F" w14:textId="77777777" w:rsidR="00734DD9" w:rsidRDefault="00734DD9" w:rsidP="006D1FF5">
      <w:pPr>
        <w:rPr>
          <w:sz w:val="22"/>
          <w:lang w:val="en-GB"/>
        </w:rPr>
      </w:pPr>
    </w:p>
    <w:p w14:paraId="69D16BE8" w14:textId="77777777" w:rsidR="00734DD9" w:rsidRDefault="00734DD9" w:rsidP="00734DD9">
      <w:pPr>
        <w:keepNext/>
        <w:jc w:val="center"/>
      </w:pPr>
      <w:r>
        <w:rPr>
          <w:noProof/>
          <w:sz w:val="22"/>
          <w:lang w:val="en-GB"/>
        </w:rPr>
        <w:drawing>
          <wp:inline distT="0" distB="0" distL="0" distR="0" wp14:anchorId="1523AA15" wp14:editId="068E6E57">
            <wp:extent cx="3968091" cy="1790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1159" cy="1832699"/>
                    </a:xfrm>
                    <a:prstGeom prst="rect">
                      <a:avLst/>
                    </a:prstGeom>
                    <a:noFill/>
                    <a:ln>
                      <a:noFill/>
                    </a:ln>
                  </pic:spPr>
                </pic:pic>
              </a:graphicData>
            </a:graphic>
          </wp:inline>
        </w:drawing>
      </w:r>
    </w:p>
    <w:p w14:paraId="222589C9" w14:textId="69129E5A" w:rsidR="00734DD9" w:rsidRDefault="00734DD9" w:rsidP="00734DD9">
      <w:pPr>
        <w:pStyle w:val="Caption"/>
        <w:rPr>
          <w:sz w:val="22"/>
          <w:lang w:val="en-GB"/>
        </w:rPr>
      </w:pPr>
      <w:bookmarkStart w:id="12" w:name="_Ref15576144"/>
      <w:r>
        <w:t xml:space="preserve">Figure </w:t>
      </w:r>
      <w:r>
        <w:fldChar w:fldCharType="begin"/>
      </w:r>
      <w:r>
        <w:instrText xml:space="preserve"> SEQ Figure \* ARABIC </w:instrText>
      </w:r>
      <w:r>
        <w:fldChar w:fldCharType="separate"/>
      </w:r>
      <w:r w:rsidR="00BB0168">
        <w:rPr>
          <w:noProof/>
        </w:rPr>
        <w:t>6</w:t>
      </w:r>
      <w:r>
        <w:fldChar w:fldCharType="end"/>
      </w:r>
      <w:bookmarkEnd w:id="12"/>
      <w:r>
        <w:t>. Novelty of generated molecules with respect to the train and test ChEMBL datasets using the physchem-based (PCB) and fingerprint-based (FPB) models. The first element of every pair on the x-axis corresponds to the dataset the conditions were drawn from. The second element represents the dataset with respect to which novelty was calculated. For any model the difference between datasets is insignificant, reflecting a consistent generation of novel compounds regardless of the seeding conditions. The numbers correspond to the fraction of valid unique novel molecules out of 25,600 generations.</w:t>
      </w:r>
    </w:p>
    <w:p w14:paraId="27B51AC9" w14:textId="77777777" w:rsidR="00734DD9" w:rsidRDefault="00734DD9" w:rsidP="006D1FF5">
      <w:pPr>
        <w:rPr>
          <w:sz w:val="22"/>
          <w:lang w:val="en-GB"/>
        </w:rPr>
      </w:pPr>
    </w:p>
    <w:p w14:paraId="05FB82FF" w14:textId="77777777" w:rsidR="00042C8D" w:rsidRPr="00042C8D" w:rsidRDefault="00042C8D" w:rsidP="006D1FF5">
      <w:pPr>
        <w:rPr>
          <w:sz w:val="22"/>
          <w:lang w:val="en-GB"/>
        </w:rPr>
      </w:pPr>
    </w:p>
    <w:p w14:paraId="434E852C" w14:textId="77777777" w:rsidR="006957A2" w:rsidRDefault="008E0572" w:rsidP="00E006E3">
      <w:pPr>
        <w:pStyle w:val="Heading2"/>
        <w:rPr>
          <w:lang w:val="en-GB"/>
        </w:rPr>
      </w:pPr>
      <w:r>
        <w:rPr>
          <w:lang w:val="en-GB"/>
        </w:rPr>
        <w:lastRenderedPageBreak/>
        <w:t>Control of Generated Properties</w:t>
      </w:r>
    </w:p>
    <w:p w14:paraId="5DA9638B" w14:textId="1A43B580" w:rsidR="00C80763" w:rsidRDefault="006957A2" w:rsidP="006C632D">
      <w:pPr>
        <w:rPr>
          <w:sz w:val="22"/>
          <w:lang w:val="en-GB"/>
        </w:rPr>
      </w:pPr>
      <w:r w:rsidRPr="00203D64">
        <w:rPr>
          <w:sz w:val="22"/>
          <w:lang w:val="en-GB"/>
        </w:rPr>
        <w:t>The</w:t>
      </w:r>
      <w:r w:rsidR="00D93145">
        <w:rPr>
          <w:sz w:val="22"/>
          <w:lang w:val="en-GB"/>
        </w:rPr>
        <w:t xml:space="preserve"> </w:t>
      </w:r>
      <w:r w:rsidRPr="00203D64">
        <w:rPr>
          <w:sz w:val="22"/>
          <w:lang w:val="en-GB"/>
        </w:rPr>
        <w:t xml:space="preserve">primary advantage of the PCB model is the ability to </w:t>
      </w:r>
      <w:r w:rsidR="0044187C">
        <w:rPr>
          <w:sz w:val="22"/>
          <w:lang w:val="en-GB"/>
        </w:rPr>
        <w:t>generate</w:t>
      </w:r>
      <w:r w:rsidRPr="00203D64">
        <w:rPr>
          <w:sz w:val="22"/>
          <w:lang w:val="en-GB"/>
        </w:rPr>
        <w:t xml:space="preserve"> molecules that follow the </w:t>
      </w:r>
      <w:r w:rsidR="006E49D4">
        <w:rPr>
          <w:sz w:val="22"/>
          <w:lang w:val="en-GB"/>
        </w:rPr>
        <w:t xml:space="preserve">desirable </w:t>
      </w:r>
      <w:r w:rsidRPr="00203D64">
        <w:rPr>
          <w:sz w:val="22"/>
          <w:lang w:val="en-GB"/>
        </w:rPr>
        <w:t xml:space="preserve">properties. This </w:t>
      </w:r>
      <w:r w:rsidR="00384BEB" w:rsidRPr="00203D64">
        <w:rPr>
          <w:sz w:val="22"/>
          <w:lang w:val="en-GB"/>
        </w:rPr>
        <w:t xml:space="preserve">was </w:t>
      </w:r>
      <w:r w:rsidR="004D2562">
        <w:rPr>
          <w:sz w:val="22"/>
          <w:lang w:val="en-GB"/>
        </w:rPr>
        <w:t>tested</w:t>
      </w:r>
      <w:r w:rsidR="00384BEB" w:rsidRPr="00203D64">
        <w:rPr>
          <w:sz w:val="22"/>
          <w:lang w:val="en-GB"/>
        </w:rPr>
        <w:t xml:space="preserve"> by using 10</w:t>
      </w:r>
      <w:r w:rsidR="00AF578D" w:rsidRPr="00203D64">
        <w:rPr>
          <w:sz w:val="22"/>
          <w:lang w:val="en-GB"/>
        </w:rPr>
        <w:t xml:space="preserve"> </w:t>
      </w:r>
      <w:r w:rsidR="004D2562">
        <w:rPr>
          <w:sz w:val="22"/>
          <w:lang w:val="en-GB"/>
        </w:rPr>
        <w:t xml:space="preserve">conditional seeds derived from </w:t>
      </w:r>
      <w:r w:rsidR="00AF578D" w:rsidRPr="00203D64">
        <w:rPr>
          <w:sz w:val="22"/>
          <w:lang w:val="en-GB"/>
        </w:rPr>
        <w:t>random</w:t>
      </w:r>
      <w:r w:rsidR="004D2562">
        <w:rPr>
          <w:sz w:val="22"/>
          <w:lang w:val="en-GB"/>
        </w:rPr>
        <w:t>ly selected</w:t>
      </w:r>
      <w:r w:rsidR="00384BEB" w:rsidRPr="00203D64">
        <w:rPr>
          <w:sz w:val="22"/>
          <w:lang w:val="en-GB"/>
        </w:rPr>
        <w:t xml:space="preserve"> </w:t>
      </w:r>
      <w:r w:rsidR="00CD06E4" w:rsidRPr="00203D64">
        <w:rPr>
          <w:sz w:val="22"/>
          <w:lang w:val="en-GB"/>
        </w:rPr>
        <w:t>active</w:t>
      </w:r>
      <w:r w:rsidR="00384BEB" w:rsidRPr="00203D64">
        <w:rPr>
          <w:sz w:val="22"/>
          <w:lang w:val="en-GB"/>
        </w:rPr>
        <w:t xml:space="preserve"> </w:t>
      </w:r>
      <w:r w:rsidR="004D2562">
        <w:rPr>
          <w:sz w:val="22"/>
          <w:lang w:val="en-GB"/>
        </w:rPr>
        <w:t xml:space="preserve">compounds </w:t>
      </w:r>
      <w:r w:rsidR="00F7041A" w:rsidRPr="00203D64">
        <w:rPr>
          <w:sz w:val="22"/>
          <w:lang w:val="en-GB"/>
        </w:rPr>
        <w:t>from the DRD2 test set</w:t>
      </w:r>
      <w:r w:rsidR="00384BEB" w:rsidRPr="00203D64">
        <w:rPr>
          <w:sz w:val="22"/>
          <w:lang w:val="en-GB"/>
        </w:rPr>
        <w:t xml:space="preserve"> </w:t>
      </w:r>
      <w:r w:rsidR="00004F36">
        <w:rPr>
          <w:sz w:val="22"/>
          <w:lang w:val="en-GB"/>
        </w:rPr>
        <w:t xml:space="preserve">whose </w:t>
      </w:r>
      <w:r w:rsidR="00CD06E4" w:rsidRPr="00203D64">
        <w:rPr>
          <w:sz w:val="22"/>
          <w:lang w:val="en-GB"/>
        </w:rPr>
        <w:t>QED score</w:t>
      </w:r>
      <w:r w:rsidR="00004F36">
        <w:rPr>
          <w:sz w:val="22"/>
          <w:lang w:val="en-GB"/>
        </w:rPr>
        <w:t>s</w:t>
      </w:r>
      <w:r w:rsidR="00CD06E4" w:rsidRPr="00203D64">
        <w:rPr>
          <w:sz w:val="22"/>
          <w:lang w:val="en-GB"/>
        </w:rPr>
        <w:t xml:space="preserve"> </w:t>
      </w:r>
      <w:r w:rsidR="00004F36">
        <w:rPr>
          <w:sz w:val="22"/>
          <w:lang w:val="en-GB"/>
        </w:rPr>
        <w:t>are all</w:t>
      </w:r>
      <w:r w:rsidR="00CD06E4" w:rsidRPr="00203D64">
        <w:rPr>
          <w:sz w:val="22"/>
          <w:lang w:val="en-GB"/>
        </w:rPr>
        <w:t xml:space="preserve"> greater than 0.8</w:t>
      </w:r>
      <w:r w:rsidR="00384BEB" w:rsidRPr="00203D64">
        <w:rPr>
          <w:sz w:val="22"/>
          <w:lang w:val="en-GB"/>
        </w:rPr>
        <w:t xml:space="preserve">. </w:t>
      </w:r>
      <w:r w:rsidR="00CD06E4" w:rsidRPr="00203D64">
        <w:rPr>
          <w:sz w:val="22"/>
          <w:lang w:val="en-GB"/>
        </w:rPr>
        <w:t xml:space="preserve">For each </w:t>
      </w:r>
      <w:r w:rsidR="00B25F3A">
        <w:rPr>
          <w:sz w:val="22"/>
          <w:lang w:val="en-GB"/>
        </w:rPr>
        <w:t>condition</w:t>
      </w:r>
      <w:r w:rsidR="00D93145">
        <w:rPr>
          <w:sz w:val="22"/>
          <w:lang w:val="en-GB"/>
        </w:rPr>
        <w:t>al</w:t>
      </w:r>
      <w:r w:rsidR="00B25F3A">
        <w:rPr>
          <w:sz w:val="22"/>
          <w:lang w:val="en-GB"/>
        </w:rPr>
        <w:t xml:space="preserve"> seed</w:t>
      </w:r>
      <w:r w:rsidR="00CD06E4" w:rsidRPr="00203D64">
        <w:rPr>
          <w:sz w:val="22"/>
          <w:lang w:val="en-GB"/>
        </w:rPr>
        <w:t>, a batch of 256 SMILES were generated</w:t>
      </w:r>
      <w:r w:rsidR="00864B18" w:rsidRPr="00203D64">
        <w:rPr>
          <w:sz w:val="22"/>
          <w:lang w:val="en-GB"/>
        </w:rPr>
        <w:t xml:space="preserve"> and</w:t>
      </w:r>
      <w:r w:rsidR="00CD06E4" w:rsidRPr="00203D64">
        <w:rPr>
          <w:sz w:val="22"/>
          <w:lang w:val="en-GB"/>
        </w:rPr>
        <w:t xml:space="preserve"> the </w:t>
      </w:r>
      <w:r w:rsidR="00D40854">
        <w:rPr>
          <w:sz w:val="22"/>
          <w:lang w:val="en-GB"/>
        </w:rPr>
        <w:t xml:space="preserve">physicochemical </w:t>
      </w:r>
      <w:r w:rsidR="00CD06E4" w:rsidRPr="00203D64">
        <w:rPr>
          <w:sz w:val="22"/>
          <w:lang w:val="en-GB"/>
        </w:rPr>
        <w:t>properties</w:t>
      </w:r>
      <w:r w:rsidR="00DA5C16">
        <w:rPr>
          <w:sz w:val="22"/>
          <w:lang w:val="en-GB"/>
        </w:rPr>
        <w:t xml:space="preserve"> </w:t>
      </w:r>
      <w:r w:rsidR="0093131A">
        <w:rPr>
          <w:sz w:val="22"/>
          <w:lang w:val="en-GB"/>
        </w:rPr>
        <w:t>defined</w:t>
      </w:r>
      <w:r w:rsidR="00DA5C16">
        <w:rPr>
          <w:sz w:val="22"/>
          <w:lang w:val="en-GB"/>
        </w:rPr>
        <w:t xml:space="preserve"> </w:t>
      </w:r>
      <w:r w:rsidR="0093131A">
        <w:rPr>
          <w:sz w:val="22"/>
          <w:lang w:val="en-GB"/>
        </w:rPr>
        <w:t xml:space="preserve">in </w:t>
      </w:r>
      <w:r w:rsidR="00DA5C16">
        <w:rPr>
          <w:sz w:val="22"/>
          <w:lang w:val="en-GB"/>
        </w:rPr>
        <w:t>the condition</w:t>
      </w:r>
      <w:r w:rsidR="00CD06E4" w:rsidRPr="00203D64">
        <w:rPr>
          <w:sz w:val="22"/>
          <w:lang w:val="en-GB"/>
        </w:rPr>
        <w:t xml:space="preserve"> were calculated </w:t>
      </w:r>
      <w:r w:rsidR="00814ABE">
        <w:rPr>
          <w:sz w:val="22"/>
          <w:lang w:val="en-GB"/>
        </w:rPr>
        <w:t>for all</w:t>
      </w:r>
      <w:r w:rsidR="00DA5C16">
        <w:rPr>
          <w:sz w:val="22"/>
          <w:lang w:val="en-GB"/>
        </w:rPr>
        <w:t xml:space="preserve"> the generated </w:t>
      </w:r>
      <w:r w:rsidR="000803D2">
        <w:rPr>
          <w:sz w:val="22"/>
          <w:lang w:val="en-GB"/>
        </w:rPr>
        <w:t xml:space="preserve">valid </w:t>
      </w:r>
      <w:r w:rsidR="00DA5C16">
        <w:rPr>
          <w:sz w:val="22"/>
          <w:lang w:val="en-GB"/>
        </w:rPr>
        <w:t xml:space="preserve">molecules </w:t>
      </w:r>
      <w:r w:rsidR="00CD06E4" w:rsidRPr="00203D64">
        <w:rPr>
          <w:sz w:val="22"/>
          <w:lang w:val="en-GB"/>
        </w:rPr>
        <w:t>using RDKit.</w:t>
      </w:r>
      <w:r w:rsidR="003B630B" w:rsidRPr="00203D64">
        <w:rPr>
          <w:sz w:val="22"/>
          <w:lang w:val="en-GB"/>
        </w:rPr>
        <w:t xml:space="preserve"> As shown in </w:t>
      </w:r>
      <w:r w:rsidR="003B630B" w:rsidRPr="00203D64">
        <w:rPr>
          <w:sz w:val="22"/>
          <w:lang w:val="en-GB"/>
        </w:rPr>
        <w:fldChar w:fldCharType="begin"/>
      </w:r>
      <w:r w:rsidR="003B630B" w:rsidRPr="00203D64">
        <w:rPr>
          <w:sz w:val="22"/>
          <w:lang w:val="en-GB"/>
        </w:rPr>
        <w:instrText xml:space="preserve"> REF _Ref14051516 \h </w:instrText>
      </w:r>
      <w:r w:rsidR="00203D64">
        <w:rPr>
          <w:sz w:val="22"/>
          <w:lang w:val="en-GB"/>
        </w:rPr>
        <w:instrText xml:space="preserve"> \* MERGEFORMAT </w:instrText>
      </w:r>
      <w:r w:rsidR="003B630B" w:rsidRPr="00203D64">
        <w:rPr>
          <w:sz w:val="22"/>
          <w:lang w:val="en-GB"/>
        </w:rPr>
      </w:r>
      <w:r w:rsidR="003B630B" w:rsidRPr="00203D64">
        <w:rPr>
          <w:sz w:val="22"/>
          <w:lang w:val="en-GB"/>
        </w:rPr>
        <w:fldChar w:fldCharType="separate"/>
      </w:r>
      <w:r w:rsidR="00BB0168" w:rsidRPr="00BB0168">
        <w:rPr>
          <w:sz w:val="22"/>
        </w:rPr>
        <w:t xml:space="preserve">Figure </w:t>
      </w:r>
      <w:r w:rsidR="00BB0168" w:rsidRPr="00BB0168">
        <w:rPr>
          <w:noProof/>
          <w:sz w:val="22"/>
        </w:rPr>
        <w:t>7</w:t>
      </w:r>
      <w:r w:rsidR="003B630B" w:rsidRPr="00203D64">
        <w:rPr>
          <w:sz w:val="22"/>
          <w:lang w:val="en-GB"/>
        </w:rPr>
        <w:fldChar w:fldCharType="end"/>
      </w:r>
      <w:r w:rsidR="003B630B" w:rsidRPr="00203D64">
        <w:rPr>
          <w:sz w:val="22"/>
          <w:lang w:val="en-GB"/>
        </w:rPr>
        <w:t xml:space="preserve">, </w:t>
      </w:r>
      <w:r w:rsidR="008554F4">
        <w:rPr>
          <w:sz w:val="22"/>
          <w:lang w:val="en-GB"/>
        </w:rPr>
        <w:t>most of the</w:t>
      </w:r>
      <w:r w:rsidR="003B630B" w:rsidRPr="00203D64">
        <w:rPr>
          <w:sz w:val="22"/>
          <w:lang w:val="en-GB"/>
        </w:rPr>
        <w:t xml:space="preserve"> properties </w:t>
      </w:r>
      <w:r w:rsidR="000803D2">
        <w:rPr>
          <w:sz w:val="22"/>
          <w:lang w:val="en-GB"/>
        </w:rPr>
        <w:t xml:space="preserve">of generated compounds </w:t>
      </w:r>
      <w:r w:rsidR="0012741E">
        <w:rPr>
          <w:sz w:val="22"/>
          <w:lang w:val="en-GB"/>
        </w:rPr>
        <w:t>exhibit</w:t>
      </w:r>
      <w:r w:rsidR="003A2457">
        <w:rPr>
          <w:sz w:val="22"/>
          <w:lang w:val="en-GB"/>
        </w:rPr>
        <w:t xml:space="preserve"> </w:t>
      </w:r>
      <w:r w:rsidR="00F53FD6">
        <w:rPr>
          <w:sz w:val="22"/>
          <w:lang w:val="en-GB"/>
        </w:rPr>
        <w:t xml:space="preserve">only small deviation </w:t>
      </w:r>
      <w:r w:rsidR="0012741E">
        <w:rPr>
          <w:sz w:val="22"/>
          <w:lang w:val="en-GB"/>
        </w:rPr>
        <w:t>from</w:t>
      </w:r>
      <w:r w:rsidR="00F53FD6">
        <w:rPr>
          <w:sz w:val="22"/>
          <w:lang w:val="en-GB"/>
        </w:rPr>
        <w:t xml:space="preserve"> </w:t>
      </w:r>
      <w:r w:rsidR="009E5A5F">
        <w:rPr>
          <w:sz w:val="22"/>
          <w:lang w:val="en-GB"/>
        </w:rPr>
        <w:t xml:space="preserve">the </w:t>
      </w:r>
      <w:r w:rsidR="005B738C">
        <w:rPr>
          <w:sz w:val="22"/>
          <w:lang w:val="en-GB"/>
        </w:rPr>
        <w:t xml:space="preserve">defined </w:t>
      </w:r>
      <w:r w:rsidR="0012741E">
        <w:rPr>
          <w:sz w:val="22"/>
          <w:lang w:val="en-GB"/>
        </w:rPr>
        <w:t>conditional setpoint, with</w:t>
      </w:r>
      <w:r w:rsidR="00E65A1E">
        <w:rPr>
          <w:sz w:val="22"/>
          <w:lang w:val="en-GB"/>
        </w:rPr>
        <w:t xml:space="preserve"> the</w:t>
      </w:r>
      <w:r w:rsidR="008554F4">
        <w:rPr>
          <w:sz w:val="22"/>
          <w:lang w:val="en-GB"/>
        </w:rPr>
        <w:t xml:space="preserve"> </w:t>
      </w:r>
      <w:r w:rsidR="00307DFA" w:rsidRPr="00203D64">
        <w:rPr>
          <w:sz w:val="22"/>
          <w:lang w:val="en-GB"/>
        </w:rPr>
        <w:t xml:space="preserve">QED </w:t>
      </w:r>
      <w:r w:rsidR="00E65A1E">
        <w:rPr>
          <w:sz w:val="22"/>
          <w:lang w:val="en-GB"/>
        </w:rPr>
        <w:t>property ha</w:t>
      </w:r>
      <w:r w:rsidR="0012741E">
        <w:rPr>
          <w:sz w:val="22"/>
          <w:lang w:val="en-GB"/>
        </w:rPr>
        <w:t>ving</w:t>
      </w:r>
      <w:r w:rsidR="00E65A1E">
        <w:rPr>
          <w:sz w:val="22"/>
          <w:lang w:val="en-GB"/>
        </w:rPr>
        <w:t xml:space="preserve"> relatively </w:t>
      </w:r>
      <w:r w:rsidR="00B77C7E">
        <w:rPr>
          <w:sz w:val="22"/>
          <w:lang w:val="en-GB"/>
        </w:rPr>
        <w:t>larg</w:t>
      </w:r>
      <w:r w:rsidR="00E65A1E">
        <w:rPr>
          <w:sz w:val="22"/>
          <w:lang w:val="en-GB"/>
        </w:rPr>
        <w:t>e</w:t>
      </w:r>
      <w:r w:rsidR="00B77C7E">
        <w:rPr>
          <w:sz w:val="22"/>
          <w:lang w:val="en-GB"/>
        </w:rPr>
        <w:t xml:space="preserve"> variance around</w:t>
      </w:r>
      <w:r w:rsidR="00307DFA" w:rsidRPr="00203D64">
        <w:rPr>
          <w:sz w:val="22"/>
          <w:lang w:val="en-GB"/>
        </w:rPr>
        <w:t xml:space="preserve"> the reference level.</w:t>
      </w:r>
    </w:p>
    <w:p w14:paraId="68EDE56C" w14:textId="77777777" w:rsidR="0003410A" w:rsidRPr="0003410A" w:rsidRDefault="0003410A" w:rsidP="006C632D">
      <w:pPr>
        <w:rPr>
          <w:sz w:val="22"/>
          <w:lang w:val="en-GB"/>
        </w:rPr>
      </w:pPr>
    </w:p>
    <w:p w14:paraId="465CA2DD" w14:textId="50D2A1E6" w:rsidR="00DF3271" w:rsidRDefault="0003410A" w:rsidP="00375811">
      <w:pPr>
        <w:keepNext/>
        <w:jc w:val="center"/>
      </w:pPr>
      <w:r>
        <w:rPr>
          <w:noProof/>
          <w:lang w:val="en-GB"/>
        </w:rPr>
        <w:drawing>
          <wp:inline distT="0" distB="0" distL="0" distR="0" wp14:anchorId="574B6EE4" wp14:editId="15B80CE0">
            <wp:extent cx="5752465" cy="314706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2465" cy="3147060"/>
                    </a:xfrm>
                    <a:prstGeom prst="rect">
                      <a:avLst/>
                    </a:prstGeom>
                    <a:noFill/>
                    <a:ln>
                      <a:noFill/>
                    </a:ln>
                  </pic:spPr>
                </pic:pic>
              </a:graphicData>
            </a:graphic>
          </wp:inline>
        </w:drawing>
      </w:r>
    </w:p>
    <w:p w14:paraId="6AE0CA2E" w14:textId="502981BD" w:rsidR="00A54E2E" w:rsidRDefault="00DF3271" w:rsidP="00921156">
      <w:pPr>
        <w:pStyle w:val="Caption"/>
        <w:rPr>
          <w:lang w:val="en-GB"/>
        </w:rPr>
      </w:pPr>
      <w:bookmarkStart w:id="13" w:name="_Ref14051516"/>
      <w:r>
        <w:t xml:space="preserve">Figure </w:t>
      </w:r>
      <w:r>
        <w:fldChar w:fldCharType="begin"/>
      </w:r>
      <w:r>
        <w:instrText xml:space="preserve"> SEQ Figure \* ARABIC </w:instrText>
      </w:r>
      <w:r>
        <w:fldChar w:fldCharType="separate"/>
      </w:r>
      <w:r w:rsidR="00BB0168">
        <w:rPr>
          <w:noProof/>
        </w:rPr>
        <w:t>7</w:t>
      </w:r>
      <w:r>
        <w:fldChar w:fldCharType="end"/>
      </w:r>
      <w:bookmarkEnd w:id="13"/>
      <w:r>
        <w:t xml:space="preserve">: </w:t>
      </w:r>
      <w:r w:rsidR="009B104D">
        <w:t>Reference</w:t>
      </w:r>
      <w:r w:rsidR="00393055">
        <w:t xml:space="preserve"> </w:t>
      </w:r>
      <w:r w:rsidR="0038744F">
        <w:t>properties</w:t>
      </w:r>
      <w:r w:rsidR="00DC3040">
        <w:t xml:space="preserve"> </w:t>
      </w:r>
      <w:r w:rsidR="00393055">
        <w:t>(red)</w:t>
      </w:r>
      <w:r w:rsidR="009B104D">
        <w:t xml:space="preserve"> vs. </w:t>
      </w:r>
      <w:r w:rsidR="00347961">
        <w:t>properties of generated compounds</w:t>
      </w:r>
      <w:r w:rsidR="00393055">
        <w:t xml:space="preserve"> (blue)</w:t>
      </w:r>
      <w:r w:rsidR="00D47A88">
        <w:t xml:space="preserve"> for 10</w:t>
      </w:r>
      <w:r w:rsidR="001E1BCF">
        <w:t xml:space="preserve"> random</w:t>
      </w:r>
      <w:r w:rsidR="005A10E1">
        <w:t xml:space="preserve"> </w:t>
      </w:r>
      <w:r w:rsidR="00307317">
        <w:t xml:space="preserve">conditional </w:t>
      </w:r>
      <w:r w:rsidR="00D47A88">
        <w:t>seeds</w:t>
      </w:r>
      <w:r w:rsidR="001E1BCF">
        <w:t xml:space="preserve"> from the DRD2 test set</w:t>
      </w:r>
      <w:r w:rsidR="00660F76">
        <w:t xml:space="preserve">. The length of the </w:t>
      </w:r>
      <w:r w:rsidR="002B6BE5">
        <w:t xml:space="preserve">step denotes the amount of valid </w:t>
      </w:r>
      <w:r w:rsidR="005A10E1">
        <w:t xml:space="preserve">SMILES </w:t>
      </w:r>
      <w:r w:rsidR="002B6BE5">
        <w:t>generations</w:t>
      </w:r>
      <w:r w:rsidR="005A10E1">
        <w:t xml:space="preserve"> out of a batch of 256</w:t>
      </w:r>
      <w:r w:rsidR="008B46DD">
        <w:t>.</w:t>
      </w:r>
      <w:r w:rsidR="002B6BE5">
        <w:t xml:space="preserve"> </w:t>
      </w:r>
      <w:r w:rsidR="00921156">
        <w:t>The patterns of all generated properties follow the reference.</w:t>
      </w:r>
      <w:r w:rsidR="00921156">
        <w:rPr>
          <w:lang w:val="en-GB"/>
        </w:rPr>
        <w:t xml:space="preserve"> </w:t>
      </w:r>
      <w:r w:rsidR="001D0889">
        <w:rPr>
          <w:lang w:val="en-GB"/>
        </w:rPr>
        <w:t xml:space="preserve">The </w:t>
      </w:r>
      <w:r w:rsidR="00921156">
        <w:t>Q</w:t>
      </w:r>
      <w:r w:rsidR="002B6BE5">
        <w:t>ED constrain</w:t>
      </w:r>
      <w:r w:rsidR="00063861">
        <w:t>t</w:t>
      </w:r>
      <w:r w:rsidR="002B6BE5">
        <w:t xml:space="preserve"> is </w:t>
      </w:r>
      <w:r w:rsidR="0055106F">
        <w:t xml:space="preserve">the </w:t>
      </w:r>
      <w:r w:rsidR="002B6BE5">
        <w:t>hard</w:t>
      </w:r>
      <w:r w:rsidR="00527A7F">
        <w:t>est</w:t>
      </w:r>
      <w:r w:rsidR="002B6BE5">
        <w:t xml:space="preserve"> to satisfy</w:t>
      </w:r>
      <w:r w:rsidR="0055106F">
        <w:t>.</w:t>
      </w:r>
    </w:p>
    <w:p w14:paraId="4CB93501" w14:textId="2F71CFD3" w:rsidR="006957A2" w:rsidRDefault="006957A2" w:rsidP="006957A2">
      <w:pPr>
        <w:rPr>
          <w:lang w:val="en-GB"/>
        </w:rPr>
      </w:pPr>
    </w:p>
    <w:p w14:paraId="78334F96" w14:textId="520B7501" w:rsidR="00AF6E4A" w:rsidRPr="00203D64" w:rsidRDefault="00F26B70" w:rsidP="00F63349">
      <w:pPr>
        <w:rPr>
          <w:sz w:val="22"/>
          <w:lang w:val="en-GB"/>
        </w:rPr>
      </w:pPr>
      <w:r>
        <w:rPr>
          <w:sz w:val="22"/>
          <w:lang w:val="en-GB"/>
        </w:rPr>
        <w:t xml:space="preserve">To further investigate the </w:t>
      </w:r>
      <w:r w:rsidR="009318C6">
        <w:rPr>
          <w:sz w:val="22"/>
          <w:lang w:val="en-GB"/>
        </w:rPr>
        <w:t xml:space="preserve">capability of </w:t>
      </w:r>
      <w:r w:rsidR="00F144BE">
        <w:rPr>
          <w:sz w:val="22"/>
          <w:lang w:val="en-GB"/>
        </w:rPr>
        <w:t>property control of cRNN</w:t>
      </w:r>
      <w:r w:rsidR="007E2120">
        <w:rPr>
          <w:sz w:val="22"/>
          <w:lang w:val="en-GB"/>
        </w:rPr>
        <w:t xml:space="preserve"> </w:t>
      </w:r>
      <w:r w:rsidR="005A0C29">
        <w:rPr>
          <w:sz w:val="22"/>
          <w:lang w:val="en-GB"/>
        </w:rPr>
        <w:t xml:space="preserve">experiments were </w:t>
      </w:r>
      <w:r w:rsidR="00423A6E">
        <w:rPr>
          <w:sz w:val="22"/>
          <w:lang w:val="en-GB"/>
        </w:rPr>
        <w:t xml:space="preserve">explored, where </w:t>
      </w:r>
      <w:r w:rsidR="007E2120">
        <w:rPr>
          <w:sz w:val="22"/>
          <w:lang w:val="en-GB"/>
        </w:rPr>
        <w:t xml:space="preserve">single </w:t>
      </w:r>
      <w:r w:rsidR="00146E20">
        <w:rPr>
          <w:sz w:val="22"/>
          <w:lang w:val="en-GB"/>
        </w:rPr>
        <w:t>properties</w:t>
      </w:r>
      <w:r w:rsidR="007E2120">
        <w:rPr>
          <w:sz w:val="22"/>
          <w:lang w:val="en-GB"/>
        </w:rPr>
        <w:t xml:space="preserve"> were varied in both </w:t>
      </w:r>
      <w:r w:rsidR="00302341" w:rsidRPr="00203D64">
        <w:rPr>
          <w:sz w:val="22"/>
          <w:lang w:val="en-GB"/>
        </w:rPr>
        <w:t>direction</w:t>
      </w:r>
      <w:r w:rsidR="00146E20">
        <w:rPr>
          <w:sz w:val="22"/>
          <w:lang w:val="en-GB"/>
        </w:rPr>
        <w:t>s</w:t>
      </w:r>
      <w:r w:rsidR="00302341" w:rsidRPr="00203D64">
        <w:rPr>
          <w:sz w:val="22"/>
          <w:lang w:val="en-GB"/>
        </w:rPr>
        <w:t xml:space="preserve"> </w:t>
      </w:r>
      <w:r w:rsidR="005109BC" w:rsidRPr="00203D64">
        <w:rPr>
          <w:sz w:val="22"/>
          <w:lang w:val="en-GB"/>
        </w:rPr>
        <w:t xml:space="preserve">while </w:t>
      </w:r>
      <w:r w:rsidR="007E2120">
        <w:rPr>
          <w:sz w:val="22"/>
          <w:lang w:val="en-GB"/>
        </w:rPr>
        <w:t xml:space="preserve">keeping </w:t>
      </w:r>
      <w:r w:rsidR="005109BC" w:rsidRPr="00203D64">
        <w:rPr>
          <w:sz w:val="22"/>
          <w:lang w:val="en-GB"/>
        </w:rPr>
        <w:t>the rest of the</w:t>
      </w:r>
      <w:r w:rsidR="00146E20">
        <w:rPr>
          <w:sz w:val="22"/>
          <w:lang w:val="en-GB"/>
        </w:rPr>
        <w:t xml:space="preserve">m </w:t>
      </w:r>
      <w:r w:rsidR="007E2120">
        <w:rPr>
          <w:sz w:val="22"/>
          <w:lang w:val="en-GB"/>
        </w:rPr>
        <w:t>fixed.</w:t>
      </w:r>
      <w:r w:rsidR="00302341" w:rsidRPr="00203D64">
        <w:rPr>
          <w:sz w:val="22"/>
          <w:lang w:val="en-GB"/>
        </w:rPr>
        <w:t xml:space="preserve"> </w:t>
      </w:r>
      <w:r w:rsidR="007E2120">
        <w:rPr>
          <w:sz w:val="22"/>
          <w:lang w:val="en-GB"/>
        </w:rPr>
        <w:t xml:space="preserve"> A</w:t>
      </w:r>
      <w:r w:rsidR="00302341" w:rsidRPr="00203D64">
        <w:rPr>
          <w:sz w:val="22"/>
          <w:lang w:val="en-GB"/>
        </w:rPr>
        <w:t xml:space="preserve"> </w:t>
      </w:r>
      <w:r w:rsidR="005109BC" w:rsidRPr="00203D64">
        <w:rPr>
          <w:sz w:val="22"/>
          <w:lang w:val="en-GB"/>
        </w:rPr>
        <w:t>molecule</w:t>
      </w:r>
      <w:r w:rsidR="00302341" w:rsidRPr="00203D64">
        <w:rPr>
          <w:sz w:val="22"/>
          <w:lang w:val="en-GB"/>
        </w:rPr>
        <w:t xml:space="preserve"> from</w:t>
      </w:r>
      <w:r w:rsidR="005109BC" w:rsidRPr="00203D64">
        <w:rPr>
          <w:sz w:val="22"/>
          <w:lang w:val="en-GB"/>
        </w:rPr>
        <w:t xml:space="preserve"> within the first and third quartiles with respect to all properties of</w:t>
      </w:r>
      <w:r w:rsidR="00302341" w:rsidRPr="00203D64">
        <w:rPr>
          <w:sz w:val="22"/>
          <w:lang w:val="en-GB"/>
        </w:rPr>
        <w:t xml:space="preserve"> the DRD2 </w:t>
      </w:r>
      <w:r w:rsidR="005109BC" w:rsidRPr="00203D64">
        <w:rPr>
          <w:sz w:val="22"/>
          <w:lang w:val="en-GB"/>
        </w:rPr>
        <w:t xml:space="preserve">test </w:t>
      </w:r>
      <w:r w:rsidR="00302341" w:rsidRPr="00203D64">
        <w:rPr>
          <w:sz w:val="22"/>
          <w:lang w:val="en-GB"/>
        </w:rPr>
        <w:t>dataset was selected</w:t>
      </w:r>
      <w:r w:rsidR="005109BC" w:rsidRPr="00203D64">
        <w:rPr>
          <w:sz w:val="22"/>
          <w:lang w:val="en-GB"/>
        </w:rPr>
        <w:t xml:space="preserve"> </w:t>
      </w:r>
      <w:r w:rsidR="00557575">
        <w:rPr>
          <w:sz w:val="22"/>
          <w:lang w:val="en-GB"/>
        </w:rPr>
        <w:t>to obtain the initial conditions</w:t>
      </w:r>
      <w:r w:rsidR="005D16FD">
        <w:rPr>
          <w:sz w:val="22"/>
          <w:lang w:val="en-GB"/>
        </w:rPr>
        <w:t xml:space="preserve"> from</w:t>
      </w:r>
      <w:r w:rsidR="00557575">
        <w:rPr>
          <w:sz w:val="22"/>
          <w:lang w:val="en-GB"/>
        </w:rPr>
        <w:t>.</w:t>
      </w:r>
      <w:r w:rsidR="005109BC" w:rsidRPr="00203D64">
        <w:rPr>
          <w:sz w:val="22"/>
          <w:lang w:val="en-GB"/>
        </w:rPr>
        <w:t xml:space="preserve"> Then, for each of the descriptors apart from the active probability</w:t>
      </w:r>
      <w:r w:rsidR="00520E49" w:rsidRPr="00203D64">
        <w:rPr>
          <w:sz w:val="22"/>
          <w:lang w:val="en-GB"/>
        </w:rPr>
        <w:t xml:space="preserve">, </w:t>
      </w:r>
      <w:r w:rsidR="00090B79">
        <w:rPr>
          <w:sz w:val="22"/>
          <w:lang w:val="en-GB"/>
        </w:rPr>
        <w:t>five</w:t>
      </w:r>
      <w:r w:rsidR="00520E49" w:rsidRPr="00203D64">
        <w:rPr>
          <w:sz w:val="22"/>
          <w:lang w:val="en-GB"/>
        </w:rPr>
        <w:t xml:space="preserve"> values were tried out in a step-wise </w:t>
      </w:r>
      <w:r w:rsidR="00D932E0" w:rsidRPr="00203D64">
        <w:rPr>
          <w:sz w:val="22"/>
          <w:lang w:val="en-GB"/>
        </w:rPr>
        <w:t xml:space="preserve">ascending </w:t>
      </w:r>
      <w:r w:rsidR="00520E49" w:rsidRPr="00203D64">
        <w:rPr>
          <w:sz w:val="22"/>
          <w:lang w:val="en-GB"/>
        </w:rPr>
        <w:t>fashion spanning the value range between the first and third quartile</w:t>
      </w:r>
      <w:r w:rsidR="00AF6E4A" w:rsidRPr="00203D64">
        <w:rPr>
          <w:sz w:val="22"/>
          <w:lang w:val="en-GB"/>
        </w:rPr>
        <w:t xml:space="preserve"> </w:t>
      </w:r>
      <w:r w:rsidR="00520E49" w:rsidRPr="00203D64">
        <w:rPr>
          <w:sz w:val="22"/>
          <w:lang w:val="en-GB"/>
        </w:rPr>
        <w:t>of each property</w:t>
      </w:r>
      <w:r w:rsidR="004B055B">
        <w:rPr>
          <w:sz w:val="22"/>
          <w:lang w:val="en-GB"/>
        </w:rPr>
        <w:t>, while keeping the rest of the conditions at the initial level</w:t>
      </w:r>
      <w:r w:rsidR="0044499D">
        <w:rPr>
          <w:sz w:val="22"/>
          <w:lang w:val="en-GB"/>
        </w:rPr>
        <w:t xml:space="preserve">. The tested conditions </w:t>
      </w:r>
      <w:r w:rsidR="00D4192C">
        <w:rPr>
          <w:sz w:val="22"/>
          <w:lang w:val="en-GB"/>
        </w:rPr>
        <w:t>correspond to arbitrary property setpoints</w:t>
      </w:r>
      <w:r w:rsidR="000D3476">
        <w:rPr>
          <w:sz w:val="22"/>
          <w:lang w:val="en-GB"/>
        </w:rPr>
        <w:t xml:space="preserve">, unlike the ones shown in </w:t>
      </w:r>
      <w:r w:rsidR="000D3476" w:rsidRPr="000D3476">
        <w:rPr>
          <w:sz w:val="22"/>
          <w:lang w:val="en-GB"/>
        </w:rPr>
        <w:fldChar w:fldCharType="begin"/>
      </w:r>
      <w:r w:rsidR="000D3476" w:rsidRPr="000D3476">
        <w:rPr>
          <w:sz w:val="22"/>
          <w:lang w:val="en-GB"/>
        </w:rPr>
        <w:instrText xml:space="preserve"> REF _Ref14051516 \h </w:instrText>
      </w:r>
      <w:r w:rsidR="000D3476">
        <w:rPr>
          <w:sz w:val="22"/>
          <w:lang w:val="en-GB"/>
        </w:rPr>
        <w:instrText xml:space="preserve"> \* MERGEFORMAT </w:instrText>
      </w:r>
      <w:r w:rsidR="000D3476" w:rsidRPr="000D3476">
        <w:rPr>
          <w:sz w:val="22"/>
          <w:lang w:val="en-GB"/>
        </w:rPr>
      </w:r>
      <w:r w:rsidR="000D3476" w:rsidRPr="000D3476">
        <w:rPr>
          <w:sz w:val="22"/>
          <w:lang w:val="en-GB"/>
        </w:rPr>
        <w:fldChar w:fldCharType="separate"/>
      </w:r>
      <w:r w:rsidR="00BB0168" w:rsidRPr="00BB0168">
        <w:rPr>
          <w:sz w:val="22"/>
        </w:rPr>
        <w:t xml:space="preserve">Figure </w:t>
      </w:r>
      <w:r w:rsidR="00BB0168" w:rsidRPr="00BB0168">
        <w:rPr>
          <w:noProof/>
          <w:sz w:val="22"/>
        </w:rPr>
        <w:t>7</w:t>
      </w:r>
      <w:r w:rsidR="000D3476" w:rsidRPr="000D3476">
        <w:rPr>
          <w:sz w:val="22"/>
          <w:lang w:val="en-GB"/>
        </w:rPr>
        <w:fldChar w:fldCharType="end"/>
      </w:r>
      <w:r w:rsidR="000D3476">
        <w:rPr>
          <w:sz w:val="22"/>
          <w:lang w:val="en-GB"/>
        </w:rPr>
        <w:t>.</w:t>
      </w:r>
      <w:r w:rsidR="0044499D">
        <w:rPr>
          <w:sz w:val="22"/>
          <w:lang w:val="en-GB"/>
        </w:rPr>
        <w:t xml:space="preserve"> </w:t>
      </w:r>
      <w:r w:rsidR="008C5BC2" w:rsidRPr="00203D64">
        <w:rPr>
          <w:sz w:val="22"/>
          <w:lang w:val="en-GB"/>
        </w:rPr>
        <w:t xml:space="preserve">The </w:t>
      </w:r>
      <w:r w:rsidR="008C5BC2" w:rsidRPr="00203D64">
        <w:rPr>
          <w:sz w:val="22"/>
          <w:lang w:val="en-GB"/>
        </w:rPr>
        <w:lastRenderedPageBreak/>
        <w:t>reference (red</w:t>
      </w:r>
      <w:r w:rsidR="00DE7E9A">
        <w:rPr>
          <w:sz w:val="22"/>
          <w:lang w:val="en-GB"/>
        </w:rPr>
        <w:t xml:space="preserve"> </w:t>
      </w:r>
      <w:r w:rsidR="004F68B6">
        <w:rPr>
          <w:sz w:val="22"/>
          <w:lang w:val="en-GB"/>
        </w:rPr>
        <w:t>line</w:t>
      </w:r>
      <w:r w:rsidR="008C5BC2" w:rsidRPr="00203D64">
        <w:rPr>
          <w:sz w:val="22"/>
          <w:lang w:val="en-GB"/>
        </w:rPr>
        <w:t>) and generated properties (blue</w:t>
      </w:r>
      <w:r w:rsidR="004F68B6">
        <w:rPr>
          <w:sz w:val="22"/>
          <w:lang w:val="en-GB"/>
        </w:rPr>
        <w:t xml:space="preserve"> dots</w:t>
      </w:r>
      <w:r w:rsidR="008C5BC2" w:rsidRPr="00203D64">
        <w:rPr>
          <w:sz w:val="22"/>
          <w:lang w:val="en-GB"/>
        </w:rPr>
        <w:t xml:space="preserve">) of all valid SMILES strings are shown in </w:t>
      </w:r>
      <w:r w:rsidR="008C5BC2" w:rsidRPr="00203D64">
        <w:rPr>
          <w:sz w:val="22"/>
          <w:lang w:val="en-GB"/>
        </w:rPr>
        <w:fldChar w:fldCharType="begin"/>
      </w:r>
      <w:r w:rsidR="008C5BC2" w:rsidRPr="00203D64">
        <w:rPr>
          <w:sz w:val="22"/>
          <w:lang w:val="en-GB"/>
        </w:rPr>
        <w:instrText xml:space="preserve"> REF _Ref14052584 \h </w:instrText>
      </w:r>
      <w:r w:rsidR="00203D64">
        <w:rPr>
          <w:sz w:val="22"/>
          <w:lang w:val="en-GB"/>
        </w:rPr>
        <w:instrText xml:space="preserve"> \* MERGEFORMAT </w:instrText>
      </w:r>
      <w:r w:rsidR="008C5BC2" w:rsidRPr="00203D64">
        <w:rPr>
          <w:sz w:val="22"/>
          <w:lang w:val="en-GB"/>
        </w:rPr>
      </w:r>
      <w:r w:rsidR="008C5BC2" w:rsidRPr="00203D64">
        <w:rPr>
          <w:sz w:val="22"/>
          <w:lang w:val="en-GB"/>
        </w:rPr>
        <w:fldChar w:fldCharType="separate"/>
      </w:r>
      <w:r w:rsidR="00BB0168" w:rsidRPr="00BB0168">
        <w:rPr>
          <w:sz w:val="22"/>
        </w:rPr>
        <w:t xml:space="preserve">Figure </w:t>
      </w:r>
      <w:r w:rsidR="00BB0168" w:rsidRPr="00BB0168">
        <w:rPr>
          <w:noProof/>
          <w:sz w:val="22"/>
        </w:rPr>
        <w:t>8</w:t>
      </w:r>
      <w:r w:rsidR="008C5BC2" w:rsidRPr="00203D64">
        <w:rPr>
          <w:sz w:val="22"/>
          <w:lang w:val="en-GB"/>
        </w:rPr>
        <w:fldChar w:fldCharType="end"/>
      </w:r>
      <w:r w:rsidR="00520E49" w:rsidRPr="00203D64">
        <w:rPr>
          <w:sz w:val="22"/>
          <w:lang w:val="en-GB"/>
        </w:rPr>
        <w:t xml:space="preserve">.  </w:t>
      </w:r>
      <w:r w:rsidR="004B4875" w:rsidRPr="00203D64">
        <w:rPr>
          <w:sz w:val="22"/>
          <w:lang w:val="en-GB"/>
        </w:rPr>
        <w:t>Each vertical</w:t>
      </w:r>
      <w:r w:rsidR="00D917C4" w:rsidRPr="00203D64">
        <w:rPr>
          <w:sz w:val="22"/>
          <w:lang w:val="en-GB"/>
        </w:rPr>
        <w:t xml:space="preserve"> </w:t>
      </w:r>
      <w:r w:rsidR="00307DFA" w:rsidRPr="00203D64">
        <w:rPr>
          <w:sz w:val="22"/>
          <w:lang w:val="en-GB"/>
        </w:rPr>
        <w:t>group of cells per plot</w:t>
      </w:r>
      <w:r w:rsidR="00D917C4" w:rsidRPr="00203D64">
        <w:rPr>
          <w:sz w:val="22"/>
          <w:lang w:val="en-GB"/>
        </w:rPr>
        <w:t xml:space="preserve"> corresponds to </w:t>
      </w:r>
      <w:r w:rsidR="00307DFA" w:rsidRPr="00203D64">
        <w:rPr>
          <w:sz w:val="22"/>
          <w:lang w:val="en-GB"/>
        </w:rPr>
        <w:t xml:space="preserve">the </w:t>
      </w:r>
      <w:r w:rsidR="00D917C4" w:rsidRPr="00203D64">
        <w:rPr>
          <w:sz w:val="22"/>
          <w:lang w:val="en-GB"/>
        </w:rPr>
        <w:t xml:space="preserve">tuning of a single property while keeping the other five </w:t>
      </w:r>
      <w:r w:rsidR="001C05C6">
        <w:rPr>
          <w:sz w:val="22"/>
          <w:lang w:val="en-GB"/>
        </w:rPr>
        <w:t xml:space="preserve">conditions </w:t>
      </w:r>
      <w:r w:rsidR="00D917C4" w:rsidRPr="00203D64">
        <w:rPr>
          <w:sz w:val="22"/>
          <w:lang w:val="en-GB"/>
        </w:rPr>
        <w:t xml:space="preserve">fixed at the </w:t>
      </w:r>
      <w:r w:rsidR="001C05C6">
        <w:rPr>
          <w:sz w:val="22"/>
          <w:lang w:val="en-GB"/>
        </w:rPr>
        <w:t>initial</w:t>
      </w:r>
      <w:r w:rsidR="00D917C4" w:rsidRPr="00203D64">
        <w:rPr>
          <w:sz w:val="22"/>
          <w:lang w:val="en-GB"/>
        </w:rPr>
        <w:t xml:space="preserve"> values. In overall, LogP, TPSA</w:t>
      </w:r>
      <w:r w:rsidR="001C2C75" w:rsidRPr="00203D64">
        <w:rPr>
          <w:sz w:val="22"/>
          <w:lang w:val="en-GB"/>
        </w:rPr>
        <w:t>, molecular weight and HBD</w:t>
      </w:r>
      <w:r w:rsidR="00AB618E">
        <w:rPr>
          <w:sz w:val="22"/>
          <w:lang w:val="en-GB"/>
        </w:rPr>
        <w:t xml:space="preserve"> setpoints</w:t>
      </w:r>
      <w:r w:rsidR="004E2BA0" w:rsidRPr="00203D64">
        <w:rPr>
          <w:sz w:val="22"/>
          <w:lang w:val="en-GB"/>
        </w:rPr>
        <w:t xml:space="preserve"> </w:t>
      </w:r>
      <w:r w:rsidR="00377046" w:rsidRPr="00203D64">
        <w:rPr>
          <w:sz w:val="22"/>
          <w:lang w:val="en-GB"/>
        </w:rPr>
        <w:t>were</w:t>
      </w:r>
      <w:r w:rsidR="004E2BA0" w:rsidRPr="00203D64">
        <w:rPr>
          <w:sz w:val="22"/>
          <w:lang w:val="en-GB"/>
        </w:rPr>
        <w:t xml:space="preserve"> </w:t>
      </w:r>
      <w:r w:rsidR="00AB618E">
        <w:rPr>
          <w:sz w:val="22"/>
          <w:lang w:val="en-GB"/>
        </w:rPr>
        <w:t xml:space="preserve">adequately </w:t>
      </w:r>
      <w:r w:rsidR="0006713A">
        <w:rPr>
          <w:sz w:val="22"/>
          <w:lang w:val="en-GB"/>
        </w:rPr>
        <w:t>matched</w:t>
      </w:r>
      <w:r w:rsidR="00AB618E">
        <w:rPr>
          <w:sz w:val="22"/>
          <w:lang w:val="en-GB"/>
        </w:rPr>
        <w:t xml:space="preserve"> </w:t>
      </w:r>
      <w:r w:rsidR="0006713A">
        <w:rPr>
          <w:sz w:val="22"/>
          <w:lang w:val="en-GB"/>
        </w:rPr>
        <w:t>in the generated molecul</w:t>
      </w:r>
      <w:r w:rsidR="002E333D">
        <w:rPr>
          <w:sz w:val="22"/>
          <w:lang w:val="en-GB"/>
        </w:rPr>
        <w:t>ar</w:t>
      </w:r>
      <w:r w:rsidR="0006713A">
        <w:rPr>
          <w:sz w:val="22"/>
          <w:lang w:val="en-GB"/>
        </w:rPr>
        <w:t xml:space="preserve"> </w:t>
      </w:r>
      <w:r w:rsidR="00646786">
        <w:rPr>
          <w:sz w:val="22"/>
          <w:lang w:val="en-GB"/>
        </w:rPr>
        <w:t>properties</w:t>
      </w:r>
      <w:r w:rsidR="004E2BA0" w:rsidRPr="00203D64">
        <w:rPr>
          <w:sz w:val="22"/>
          <w:lang w:val="en-GB"/>
        </w:rPr>
        <w:t xml:space="preserve">, followed by HBA which </w:t>
      </w:r>
      <w:r w:rsidR="00401AA0" w:rsidRPr="00203D64">
        <w:rPr>
          <w:sz w:val="22"/>
          <w:lang w:val="en-GB"/>
        </w:rPr>
        <w:t>seem</w:t>
      </w:r>
      <w:r w:rsidR="00377046" w:rsidRPr="00203D64">
        <w:rPr>
          <w:sz w:val="22"/>
          <w:lang w:val="en-GB"/>
        </w:rPr>
        <w:t>s</w:t>
      </w:r>
      <w:r w:rsidR="00401AA0" w:rsidRPr="00203D64">
        <w:rPr>
          <w:sz w:val="22"/>
          <w:lang w:val="en-GB"/>
        </w:rPr>
        <w:t xml:space="preserve"> to be </w:t>
      </w:r>
      <w:r w:rsidR="00335F59" w:rsidRPr="00203D64">
        <w:rPr>
          <w:sz w:val="22"/>
          <w:lang w:val="en-GB"/>
        </w:rPr>
        <w:t>unstable</w:t>
      </w:r>
      <w:r w:rsidR="00401AA0" w:rsidRPr="00203D64">
        <w:rPr>
          <w:sz w:val="22"/>
          <w:lang w:val="en-GB"/>
        </w:rPr>
        <w:t xml:space="preserve"> for low values of LogP and high values of molecular weight</w:t>
      </w:r>
      <w:r w:rsidR="001C2C75" w:rsidRPr="00203D64">
        <w:rPr>
          <w:sz w:val="22"/>
          <w:lang w:val="en-GB"/>
        </w:rPr>
        <w:t xml:space="preserve">. </w:t>
      </w:r>
      <w:r w:rsidR="00F746C6">
        <w:rPr>
          <w:sz w:val="22"/>
          <w:lang w:val="en-GB"/>
        </w:rPr>
        <w:t>The</w:t>
      </w:r>
      <w:r w:rsidR="003D1B89">
        <w:rPr>
          <w:sz w:val="22"/>
          <w:lang w:val="en-GB"/>
        </w:rPr>
        <w:t xml:space="preserve"> QED formula </w:t>
      </w:r>
      <w:r w:rsidR="00F746C6">
        <w:rPr>
          <w:sz w:val="22"/>
          <w:lang w:val="en-GB"/>
        </w:rPr>
        <w:t>contains</w:t>
      </w:r>
      <w:r w:rsidR="003D1B89">
        <w:rPr>
          <w:sz w:val="22"/>
          <w:lang w:val="en-GB"/>
        </w:rPr>
        <w:t xml:space="preserve"> the</w:t>
      </w:r>
      <w:r w:rsidR="003D1B89" w:rsidRPr="00203D64">
        <w:rPr>
          <w:sz w:val="22"/>
          <w:lang w:val="en-GB"/>
        </w:rPr>
        <w:t xml:space="preserve"> weighted sum</w:t>
      </w:r>
      <w:r w:rsidR="003D1B89">
        <w:rPr>
          <w:sz w:val="22"/>
          <w:lang w:val="en-GB"/>
        </w:rPr>
        <w:t xml:space="preserve"> </w:t>
      </w:r>
      <w:r w:rsidR="003D1B89">
        <w:rPr>
          <w:rStyle w:val="FootnoteReference"/>
          <w:sz w:val="22"/>
          <w:lang w:val="en-GB"/>
        </w:rPr>
        <w:fldChar w:fldCharType="begin" w:fldLock="1"/>
      </w:r>
      <w:r w:rsidR="0058579E">
        <w:rPr>
          <w:sz w:val="22"/>
          <w:lang w:val="en-GB"/>
        </w:rPr>
        <w:instrText>ADDIN CSL_CITATION {"citationItems":[{"id":"ITEM-1","itemData":{"DOI":"10.1038/nchem.1243","ISSN":"17554330","abstract":"Nature Chemistry 4, 90 (2012). doi:10.1038/nchem.1243","author":[{"dropping-particle":"","family":"Bickerton","given":"G. Richard","non-dropping-particle":"","parse-names":false,"suffix":""},{"dropping-particle":"V.","family":"Paolini","given":"Gaia","non-dropping-particle":"","parse-names":false,"suffix":""},{"dropping-particle":"","family":"Besnard","given":"Jérémy","non-dropping-particle":"","parse-names":false,"suffix":""},{"dropping-particle":"","family":"Muresan","given":"Sorel","non-dropping-particle":"","parse-names":false,"suffix":""},{"dropping-particle":"","family":"Hopkins","given":"Andrew L.","non-dropping-particle":"","parse-names":false,"suffix":""}],"container-title":"Nature Chemistry","id":"ITEM-1","issue":"2","issued":{"date-parts":[["2012"]]},"page":"90-98","title":"Quantifying the chemical beauty of drugs","type":"article-journal","volume":"4"},"uris":["http://www.mendeley.com/documents/?uuid=86db88e4-54ec-4b6e-b9e2-ef05d5dfe3ce"]}],"mendeley":{"formattedCitation":"[41]","plainTextFormattedCitation":"[41]","previouslyFormattedCitation":"[41]"},"properties":{"noteIndex":0},"schema":"https://github.com/citation-style-language/schema/raw/master/csl-citation.json"}</w:instrText>
      </w:r>
      <w:r w:rsidR="003D1B89">
        <w:rPr>
          <w:rStyle w:val="FootnoteReference"/>
          <w:sz w:val="22"/>
          <w:lang w:val="en-GB"/>
        </w:rPr>
        <w:fldChar w:fldCharType="separate"/>
      </w:r>
      <w:r w:rsidR="003D1B89" w:rsidRPr="00672925">
        <w:rPr>
          <w:noProof/>
          <w:sz w:val="22"/>
          <w:lang w:val="en-GB"/>
        </w:rPr>
        <w:t>[41]</w:t>
      </w:r>
      <w:r w:rsidR="003D1B89">
        <w:rPr>
          <w:rStyle w:val="FootnoteReference"/>
          <w:sz w:val="22"/>
          <w:lang w:val="en-GB"/>
        </w:rPr>
        <w:fldChar w:fldCharType="end"/>
      </w:r>
      <w:r w:rsidR="003D1B89" w:rsidRPr="00203D64">
        <w:rPr>
          <w:sz w:val="22"/>
          <w:lang w:val="en-GB"/>
        </w:rPr>
        <w:t xml:space="preserve"> of all the other five properties</w:t>
      </w:r>
      <w:r w:rsidR="003D1B89">
        <w:rPr>
          <w:sz w:val="22"/>
          <w:lang w:val="en-GB"/>
        </w:rPr>
        <w:t xml:space="preserve"> </w:t>
      </w:r>
      <w:r w:rsidR="003D1B89" w:rsidRPr="00203D64">
        <w:rPr>
          <w:sz w:val="22"/>
          <w:lang w:val="en-GB"/>
        </w:rPr>
        <w:t xml:space="preserve">and, consequently, </w:t>
      </w:r>
      <w:r w:rsidR="003D1B89">
        <w:rPr>
          <w:sz w:val="22"/>
          <w:lang w:val="en-GB"/>
        </w:rPr>
        <w:t>the requested conditions along with the QED setpoint</w:t>
      </w:r>
      <w:r w:rsidR="003D1B89" w:rsidRPr="00203D64">
        <w:rPr>
          <w:sz w:val="22"/>
          <w:lang w:val="en-GB"/>
        </w:rPr>
        <w:t xml:space="preserve"> may </w:t>
      </w:r>
      <w:r w:rsidR="003D1B89">
        <w:rPr>
          <w:sz w:val="22"/>
          <w:lang w:val="en-GB"/>
        </w:rPr>
        <w:t>render it imp</w:t>
      </w:r>
      <w:r w:rsidR="003D1B89" w:rsidRPr="00203D64">
        <w:rPr>
          <w:sz w:val="22"/>
          <w:lang w:val="en-GB"/>
        </w:rPr>
        <w:t xml:space="preserve">ossible </w:t>
      </w:r>
      <w:r w:rsidR="003D1B89">
        <w:rPr>
          <w:sz w:val="22"/>
          <w:lang w:val="en-GB"/>
        </w:rPr>
        <w:t xml:space="preserve">for </w:t>
      </w:r>
      <w:r w:rsidR="00F746C6">
        <w:rPr>
          <w:sz w:val="22"/>
          <w:lang w:val="en-GB"/>
        </w:rPr>
        <w:t>that</w:t>
      </w:r>
      <w:r w:rsidR="003D1B89">
        <w:rPr>
          <w:sz w:val="22"/>
          <w:lang w:val="en-GB"/>
        </w:rPr>
        <w:t xml:space="preserve"> equation to be</w:t>
      </w:r>
      <w:r w:rsidR="003D1B89" w:rsidRPr="00203D64">
        <w:rPr>
          <w:sz w:val="22"/>
          <w:lang w:val="en-GB"/>
        </w:rPr>
        <w:t xml:space="preserve"> satisfie</w:t>
      </w:r>
      <w:r w:rsidR="003D1B89">
        <w:rPr>
          <w:sz w:val="22"/>
          <w:lang w:val="en-GB"/>
        </w:rPr>
        <w:t>d</w:t>
      </w:r>
      <w:r w:rsidR="003D1B89" w:rsidRPr="00203D64">
        <w:rPr>
          <w:sz w:val="22"/>
          <w:lang w:val="en-GB"/>
        </w:rPr>
        <w:t>.</w:t>
      </w:r>
      <w:r w:rsidR="003D1B89">
        <w:rPr>
          <w:sz w:val="22"/>
          <w:lang w:val="en-GB"/>
        </w:rPr>
        <w:t xml:space="preserve"> </w:t>
      </w:r>
      <w:r w:rsidR="00F746C6">
        <w:rPr>
          <w:sz w:val="22"/>
          <w:lang w:val="en-GB"/>
        </w:rPr>
        <w:t>Therefore, t</w:t>
      </w:r>
      <w:r w:rsidR="00657ECC">
        <w:rPr>
          <w:sz w:val="22"/>
          <w:lang w:val="en-GB"/>
        </w:rPr>
        <w:t xml:space="preserve">he </w:t>
      </w:r>
      <w:r w:rsidR="00401AA0" w:rsidRPr="00203D64">
        <w:rPr>
          <w:sz w:val="22"/>
          <w:lang w:val="en-GB"/>
        </w:rPr>
        <w:t xml:space="preserve">QED </w:t>
      </w:r>
      <w:r w:rsidR="00657ECC">
        <w:rPr>
          <w:sz w:val="22"/>
          <w:lang w:val="en-GB"/>
        </w:rPr>
        <w:t xml:space="preserve">property </w:t>
      </w:r>
      <w:r w:rsidR="00401AA0" w:rsidRPr="00203D64">
        <w:rPr>
          <w:sz w:val="22"/>
          <w:lang w:val="en-GB"/>
        </w:rPr>
        <w:t>was hard to keep at the reference value</w:t>
      </w:r>
      <w:r w:rsidR="00400948" w:rsidRPr="00203D64">
        <w:rPr>
          <w:sz w:val="22"/>
          <w:lang w:val="en-GB"/>
        </w:rPr>
        <w:t xml:space="preserve"> </w:t>
      </w:r>
      <w:r w:rsidR="00C731D3">
        <w:rPr>
          <w:sz w:val="22"/>
          <w:lang w:val="en-GB"/>
        </w:rPr>
        <w:t xml:space="preserve">as shown by the large spread </w:t>
      </w:r>
      <w:r w:rsidR="00CF42F7">
        <w:rPr>
          <w:sz w:val="22"/>
          <w:lang w:val="en-GB"/>
        </w:rPr>
        <w:t xml:space="preserve">around the </w:t>
      </w:r>
      <w:r w:rsidR="00B26CEC">
        <w:rPr>
          <w:sz w:val="22"/>
          <w:lang w:val="en-GB"/>
        </w:rPr>
        <w:t>target value (</w:t>
      </w:r>
      <w:r w:rsidR="00C731D3" w:rsidRPr="00C731D3">
        <w:rPr>
          <w:sz w:val="22"/>
          <w:lang w:val="en-GB"/>
        </w:rPr>
        <w:fldChar w:fldCharType="begin"/>
      </w:r>
      <w:r w:rsidR="00C731D3" w:rsidRPr="00C731D3">
        <w:rPr>
          <w:sz w:val="22"/>
          <w:lang w:val="en-GB"/>
        </w:rPr>
        <w:instrText xml:space="preserve"> REF _Ref14052584 \h </w:instrText>
      </w:r>
      <w:r w:rsidR="00C731D3">
        <w:rPr>
          <w:sz w:val="22"/>
          <w:lang w:val="en-GB"/>
        </w:rPr>
        <w:instrText xml:space="preserve"> \* MERGEFORMAT </w:instrText>
      </w:r>
      <w:r w:rsidR="00C731D3" w:rsidRPr="00C731D3">
        <w:rPr>
          <w:sz w:val="22"/>
          <w:lang w:val="en-GB"/>
        </w:rPr>
      </w:r>
      <w:r w:rsidR="00C731D3" w:rsidRPr="00C731D3">
        <w:rPr>
          <w:sz w:val="22"/>
          <w:lang w:val="en-GB"/>
        </w:rPr>
        <w:fldChar w:fldCharType="separate"/>
      </w:r>
      <w:r w:rsidR="00BB0168" w:rsidRPr="00BB0168">
        <w:rPr>
          <w:sz w:val="22"/>
        </w:rPr>
        <w:t xml:space="preserve">Figure </w:t>
      </w:r>
      <w:r w:rsidR="00BB0168" w:rsidRPr="00BB0168">
        <w:rPr>
          <w:noProof/>
          <w:sz w:val="22"/>
        </w:rPr>
        <w:t>8</w:t>
      </w:r>
      <w:r w:rsidR="00C731D3" w:rsidRPr="00C731D3">
        <w:rPr>
          <w:sz w:val="22"/>
          <w:lang w:val="en-GB"/>
        </w:rPr>
        <w:fldChar w:fldCharType="end"/>
      </w:r>
      <w:r w:rsidR="00B26CEC">
        <w:rPr>
          <w:sz w:val="22"/>
          <w:lang w:val="en-GB"/>
        </w:rPr>
        <w:t xml:space="preserve">). </w:t>
      </w:r>
    </w:p>
    <w:p w14:paraId="638120BB" w14:textId="77777777" w:rsidR="007444E4" w:rsidRPr="00203D64" w:rsidRDefault="007444E4" w:rsidP="00F63349">
      <w:pPr>
        <w:rPr>
          <w:sz w:val="22"/>
          <w:lang w:val="en-GB"/>
        </w:rPr>
      </w:pPr>
    </w:p>
    <w:p w14:paraId="6BD18DDB" w14:textId="1B519DC0" w:rsidR="007444E4" w:rsidRDefault="00543045" w:rsidP="007444E4">
      <w:pPr>
        <w:keepNext/>
        <w:jc w:val="center"/>
      </w:pPr>
      <w:r>
        <w:rPr>
          <w:noProof/>
          <w:lang w:val="en-GB"/>
        </w:rPr>
        <w:drawing>
          <wp:inline distT="0" distB="0" distL="0" distR="0" wp14:anchorId="4D2B19DE" wp14:editId="012248DB">
            <wp:extent cx="5762625" cy="1786255"/>
            <wp:effectExtent l="0" t="0" r="952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2625" cy="1786255"/>
                    </a:xfrm>
                    <a:prstGeom prst="rect">
                      <a:avLst/>
                    </a:prstGeom>
                    <a:noFill/>
                    <a:ln>
                      <a:noFill/>
                    </a:ln>
                  </pic:spPr>
                </pic:pic>
              </a:graphicData>
            </a:graphic>
          </wp:inline>
        </w:drawing>
      </w:r>
    </w:p>
    <w:p w14:paraId="613C0849" w14:textId="1C49FF30" w:rsidR="007444E4" w:rsidRDefault="007444E4" w:rsidP="00173849">
      <w:pPr>
        <w:pStyle w:val="Caption"/>
        <w:rPr>
          <w:lang w:val="en-GB"/>
        </w:rPr>
      </w:pPr>
      <w:bookmarkStart w:id="14" w:name="_Ref14052584"/>
      <w:r>
        <w:t xml:space="preserve">Figure </w:t>
      </w:r>
      <w:r>
        <w:fldChar w:fldCharType="begin"/>
      </w:r>
      <w:r>
        <w:instrText xml:space="preserve"> SEQ Figure \* ARABIC </w:instrText>
      </w:r>
      <w:r>
        <w:fldChar w:fldCharType="separate"/>
      </w:r>
      <w:r w:rsidR="00BB0168">
        <w:rPr>
          <w:noProof/>
        </w:rPr>
        <w:t>8</w:t>
      </w:r>
      <w:r>
        <w:fldChar w:fldCharType="end"/>
      </w:r>
      <w:bookmarkEnd w:id="14"/>
      <w:r>
        <w:t xml:space="preserve">: </w:t>
      </w:r>
      <w:r w:rsidR="00314786">
        <w:t xml:space="preserve">Optimization </w:t>
      </w:r>
      <w:r w:rsidR="00173849">
        <w:t xml:space="preserve">of </w:t>
      </w:r>
      <w:r w:rsidR="00EB269B">
        <w:t>conditions</w:t>
      </w:r>
      <w:r w:rsidR="00173849">
        <w:t xml:space="preserve"> </w:t>
      </w:r>
      <w:r w:rsidR="00897793">
        <w:t xml:space="preserve">varied individually </w:t>
      </w:r>
      <w:r w:rsidR="00173849">
        <w:t>in every direction</w:t>
      </w:r>
      <w:r w:rsidR="00314786">
        <w:t xml:space="preserve">. </w:t>
      </w:r>
      <w:r w:rsidR="000B4517">
        <w:t>The pattern of the properties</w:t>
      </w:r>
      <w:r w:rsidR="001D3DD2">
        <w:t xml:space="preserve"> </w:t>
      </w:r>
      <w:r w:rsidR="00C8208F">
        <w:t>of the generated molecules</w:t>
      </w:r>
      <w:r w:rsidR="00F269D0">
        <w:t xml:space="preserve"> </w:t>
      </w:r>
      <w:r w:rsidR="001D3DD2">
        <w:t>(blue</w:t>
      </w:r>
      <w:r w:rsidR="00897793">
        <w:t xml:space="preserve"> dots</w:t>
      </w:r>
      <w:r w:rsidR="001D3DD2">
        <w:t>)</w:t>
      </w:r>
      <w:r w:rsidR="000B4517">
        <w:t xml:space="preserve"> seems to follow the </w:t>
      </w:r>
      <w:r w:rsidR="00897793">
        <w:t>set conditions</w:t>
      </w:r>
      <w:r w:rsidR="0099243D">
        <w:t xml:space="preserve"> </w:t>
      </w:r>
      <w:r w:rsidR="001D3DD2">
        <w:t>(red</w:t>
      </w:r>
      <w:r w:rsidR="00897793">
        <w:t xml:space="preserve"> lines</w:t>
      </w:r>
      <w:r w:rsidR="001D3DD2">
        <w:t>)</w:t>
      </w:r>
      <w:r w:rsidR="000B4517">
        <w:t>.</w:t>
      </w:r>
      <w:r w:rsidR="00173849">
        <w:t xml:space="preserve"> </w:t>
      </w:r>
      <w:r w:rsidR="003A7DF5">
        <w:t xml:space="preserve">The length of a step </w:t>
      </w:r>
      <w:r w:rsidR="00EB269B">
        <w:t>represents</w:t>
      </w:r>
      <w:r w:rsidR="003A7DF5">
        <w:t xml:space="preserve"> the </w:t>
      </w:r>
      <w:r w:rsidR="00EB269B">
        <w:t>amount</w:t>
      </w:r>
      <w:r w:rsidR="003A7DF5">
        <w:t xml:space="preserve"> of valid generations for that setpoint</w:t>
      </w:r>
      <w:r w:rsidR="00200998">
        <w:t xml:space="preserve"> out of 256 </w:t>
      </w:r>
      <w:r w:rsidR="00862ECC">
        <w:t>samples</w:t>
      </w:r>
      <w:r w:rsidR="003A7DF5">
        <w:t xml:space="preserve">. </w:t>
      </w:r>
      <w:r w:rsidR="00E43C17">
        <w:t xml:space="preserve">Low </w:t>
      </w:r>
      <w:r w:rsidR="000B4517">
        <w:t>molecular weight</w:t>
      </w:r>
      <w:r w:rsidR="00E43C17">
        <w:t xml:space="preserve"> or high QE</w:t>
      </w:r>
      <w:r w:rsidR="00690B2E">
        <w:t>D setpoints</w:t>
      </w:r>
      <w:r w:rsidR="00E43C17">
        <w:t xml:space="preserve"> lead to unstable generation</w:t>
      </w:r>
      <w:r w:rsidR="003B45FF">
        <w:t xml:space="preserve"> of valid SMILES</w:t>
      </w:r>
      <w:r w:rsidR="00E43C17">
        <w:t xml:space="preserve"> for the given </w:t>
      </w:r>
      <w:r w:rsidR="003B45FF">
        <w:t>condition</w:t>
      </w:r>
      <w:r w:rsidR="00E43C17">
        <w:t>. QED</w:t>
      </w:r>
      <w:r w:rsidR="006359FF">
        <w:t xml:space="preserve"> displays the largest deviations from the seed co</w:t>
      </w:r>
      <w:r w:rsidR="00970267">
        <w:t>n</w:t>
      </w:r>
      <w:r w:rsidR="006359FF">
        <w:t>ditions and</w:t>
      </w:r>
      <w:r w:rsidR="00E43C17">
        <w:t xml:space="preserve"> is the hardest property to </w:t>
      </w:r>
      <w:r w:rsidR="003B45FF">
        <w:t xml:space="preserve">control </w:t>
      </w:r>
      <w:r w:rsidR="005D7B70">
        <w:t xml:space="preserve">as </w:t>
      </w:r>
      <w:r w:rsidR="00AF7B9E">
        <w:t xml:space="preserve">the formula contains </w:t>
      </w:r>
      <w:r w:rsidR="00400948">
        <w:t>a</w:t>
      </w:r>
      <w:r w:rsidR="005D7B70">
        <w:t xml:space="preserve"> weighted sum of the other 5 properties</w:t>
      </w:r>
      <w:r w:rsidR="00B10722">
        <w:t xml:space="preserve"> </w:t>
      </w:r>
      <w:r w:rsidR="00B10722">
        <w:fldChar w:fldCharType="begin" w:fldLock="1"/>
      </w:r>
      <w:r w:rsidR="0058579E">
        <w:instrText>ADDIN CSL_CITATION {"citationItems":[{"id":"ITEM-1","itemData":{"DOI":"10.1038/nchem.1243","ISSN":"17554330","abstract":"Nature Chemistry 4, 90 (2012). doi:10.1038/nchem.1243","author":[{"dropping-particle":"","family":"Bickerton","given":"G. Richard","non-dropping-particle":"","parse-names":false,"suffix":""},{"dropping-particle":"V.","family":"Paolini","given":"Gaia","non-dropping-particle":"","parse-names":false,"suffix":""},{"dropping-particle":"","family":"Besnard","given":"Jérémy","non-dropping-particle":"","parse-names":false,"suffix":""},{"dropping-particle":"","family":"Muresan","given":"Sorel","non-dropping-particle":"","parse-names":false,"suffix":""},{"dropping-particle":"","family":"Hopkins","given":"Andrew L.","non-dropping-particle":"","parse-names":false,"suffix":""}],"container-title":"Nature Chemistry","id":"ITEM-1","issue":"2","issued":{"date-parts":[["2012"]]},"page":"90-98","title":"Quantifying the chemical beauty of drugs","type":"article-journal","volume":"4"},"uris":["http://www.mendeley.com/documents/?uuid=86db88e4-54ec-4b6e-b9e2-ef05d5dfe3ce"]}],"mendeley":{"formattedCitation":"[41]","plainTextFormattedCitation":"[41]","previouslyFormattedCitation":"[41]"},"properties":{"noteIndex":0},"schema":"https://github.com/citation-style-language/schema/raw/master/csl-citation.json"}</w:instrText>
      </w:r>
      <w:r w:rsidR="00B10722">
        <w:fldChar w:fldCharType="separate"/>
      </w:r>
      <w:r w:rsidR="00672925" w:rsidRPr="00672925">
        <w:rPr>
          <w:i w:val="0"/>
          <w:noProof/>
        </w:rPr>
        <w:t>[41]</w:t>
      </w:r>
      <w:r w:rsidR="00B10722">
        <w:fldChar w:fldCharType="end"/>
      </w:r>
      <w:r w:rsidR="00B10722">
        <w:t xml:space="preserve">. </w:t>
      </w:r>
      <w:r w:rsidR="00D15954">
        <w:t>The</w:t>
      </w:r>
      <w:r w:rsidR="00637414">
        <w:t xml:space="preserve"> area annotated by arrows</w:t>
      </w:r>
      <w:r w:rsidR="00D15954">
        <w:t xml:space="preserve"> refers to a</w:t>
      </w:r>
      <w:r w:rsidR="006968FC">
        <w:t xml:space="preserve">n </w:t>
      </w:r>
      <w:r w:rsidR="00D15954">
        <w:t>input combination</w:t>
      </w:r>
      <w:r w:rsidR="00B9402A">
        <w:t xml:space="preserve"> with a high </w:t>
      </w:r>
      <w:r w:rsidR="00395C0F">
        <w:t xml:space="preserve">QED </w:t>
      </w:r>
      <w:r w:rsidR="00B9402A">
        <w:t>target</w:t>
      </w:r>
      <w:r w:rsidR="00D15954">
        <w:t xml:space="preserve"> that </w:t>
      </w:r>
      <w:r w:rsidR="006968FC">
        <w:t>caused</w:t>
      </w:r>
      <w:r w:rsidR="00B000C3">
        <w:t xml:space="preserve"> the generations to</w:t>
      </w:r>
      <w:r w:rsidR="006968FC">
        <w:t xml:space="preserve"> collapse</w:t>
      </w:r>
      <w:r w:rsidR="001507E1">
        <w:t xml:space="preserve"> with respect to </w:t>
      </w:r>
      <w:r w:rsidR="00FB6C26">
        <w:t xml:space="preserve">the </w:t>
      </w:r>
      <w:r w:rsidR="008568CA">
        <w:t xml:space="preserve">rate of valid SMILES and </w:t>
      </w:r>
      <w:r w:rsidR="009C7AEA">
        <w:t>fulfillment of</w:t>
      </w:r>
      <w:r w:rsidR="008568CA">
        <w:t xml:space="preserve"> the specified conditions</w:t>
      </w:r>
      <w:r w:rsidR="00D15954">
        <w:t>.</w:t>
      </w:r>
    </w:p>
    <w:p w14:paraId="5716D0EE" w14:textId="77777777" w:rsidR="007444E4" w:rsidRDefault="007444E4" w:rsidP="00F63349">
      <w:pPr>
        <w:rPr>
          <w:lang w:val="en-GB"/>
        </w:rPr>
      </w:pPr>
    </w:p>
    <w:p w14:paraId="215A1055" w14:textId="7336883A" w:rsidR="0075535D" w:rsidRPr="00203D64" w:rsidRDefault="00AF6E4A" w:rsidP="00F63349">
      <w:pPr>
        <w:rPr>
          <w:sz w:val="22"/>
          <w:lang w:val="en-GB"/>
        </w:rPr>
      </w:pPr>
      <w:r w:rsidRPr="00203D64">
        <w:rPr>
          <w:sz w:val="22"/>
          <w:lang w:val="en-GB"/>
        </w:rPr>
        <w:t xml:space="preserve">This is particularly evident in the region around low values of molecular weight or </w:t>
      </w:r>
      <w:r w:rsidR="00400948" w:rsidRPr="00203D64">
        <w:rPr>
          <w:sz w:val="22"/>
          <w:lang w:val="en-GB"/>
        </w:rPr>
        <w:t xml:space="preserve">requested </w:t>
      </w:r>
      <w:r w:rsidRPr="00203D64">
        <w:rPr>
          <w:sz w:val="22"/>
          <w:lang w:val="en-GB"/>
        </w:rPr>
        <w:t>high values of QED</w:t>
      </w:r>
      <w:r w:rsidR="00307DFA" w:rsidRPr="00203D64">
        <w:rPr>
          <w:sz w:val="22"/>
          <w:lang w:val="en-GB"/>
        </w:rPr>
        <w:t xml:space="preserve"> for the given seed</w:t>
      </w:r>
      <w:r w:rsidRPr="00203D64">
        <w:rPr>
          <w:sz w:val="22"/>
          <w:lang w:val="en-GB"/>
        </w:rPr>
        <w:t xml:space="preserve">.  </w:t>
      </w:r>
      <w:r w:rsidR="00605AA3" w:rsidRPr="00203D64">
        <w:rPr>
          <w:sz w:val="22"/>
          <w:lang w:val="en-GB"/>
        </w:rPr>
        <w:t xml:space="preserve">In the first case, LogP </w:t>
      </w:r>
      <w:r w:rsidR="00D932E0" w:rsidRPr="00203D64">
        <w:rPr>
          <w:sz w:val="22"/>
          <w:lang w:val="en-GB"/>
        </w:rPr>
        <w:t xml:space="preserve">and QED </w:t>
      </w:r>
      <w:r w:rsidR="005E37DD">
        <w:rPr>
          <w:sz w:val="22"/>
          <w:lang w:val="en-GB"/>
        </w:rPr>
        <w:t>decreased</w:t>
      </w:r>
      <w:r w:rsidR="00F50C5E" w:rsidRPr="00203D64">
        <w:rPr>
          <w:sz w:val="22"/>
          <w:lang w:val="en-GB"/>
        </w:rPr>
        <w:t xml:space="preserve"> </w:t>
      </w:r>
      <w:r w:rsidR="00A60AA9">
        <w:rPr>
          <w:sz w:val="22"/>
          <w:lang w:val="en-GB"/>
        </w:rPr>
        <w:t xml:space="preserve">under the influence </w:t>
      </w:r>
      <w:r w:rsidR="00F50C5E" w:rsidRPr="00203D64">
        <w:rPr>
          <w:sz w:val="22"/>
          <w:lang w:val="en-GB"/>
        </w:rPr>
        <w:t>of</w:t>
      </w:r>
      <w:r w:rsidR="00D932E0" w:rsidRPr="00203D64">
        <w:rPr>
          <w:sz w:val="22"/>
          <w:lang w:val="en-GB"/>
        </w:rPr>
        <w:t xml:space="preserve"> the value of</w:t>
      </w:r>
      <w:r w:rsidR="00605AA3" w:rsidRPr="00203D64">
        <w:rPr>
          <w:sz w:val="22"/>
          <w:lang w:val="en-GB"/>
        </w:rPr>
        <w:t xml:space="preserve"> </w:t>
      </w:r>
      <w:r w:rsidR="00D932E0" w:rsidRPr="00203D64">
        <w:rPr>
          <w:sz w:val="22"/>
          <w:lang w:val="en-GB"/>
        </w:rPr>
        <w:t xml:space="preserve">molecular weight that was </w:t>
      </w:r>
      <w:r w:rsidR="00136726">
        <w:rPr>
          <w:sz w:val="22"/>
          <w:lang w:val="en-GB"/>
        </w:rPr>
        <w:t>controlled</w:t>
      </w:r>
      <w:r w:rsidR="00D932E0" w:rsidRPr="00203D64">
        <w:rPr>
          <w:sz w:val="22"/>
          <w:lang w:val="en-GB"/>
        </w:rPr>
        <w:t xml:space="preserve"> by the </w:t>
      </w:r>
      <w:r w:rsidR="00CA6305">
        <w:rPr>
          <w:sz w:val="22"/>
          <w:lang w:val="en-GB"/>
        </w:rPr>
        <w:t>cRNN</w:t>
      </w:r>
      <w:r w:rsidR="00D932E0" w:rsidRPr="00203D64">
        <w:rPr>
          <w:sz w:val="22"/>
          <w:lang w:val="en-GB"/>
        </w:rPr>
        <w:t xml:space="preserve">. From the short length of the step, it is </w:t>
      </w:r>
      <w:r w:rsidR="004C5577" w:rsidRPr="00203D64">
        <w:rPr>
          <w:sz w:val="22"/>
          <w:lang w:val="en-GB"/>
        </w:rPr>
        <w:t>observed</w:t>
      </w:r>
      <w:r w:rsidR="00D932E0" w:rsidRPr="00203D64">
        <w:rPr>
          <w:sz w:val="22"/>
          <w:lang w:val="en-GB"/>
        </w:rPr>
        <w:t xml:space="preserve"> that this batch of generations suffered from a high number of invalid SMILES strings and as far as the valid ones are concerned, the</w:t>
      </w:r>
      <w:r w:rsidR="008D49EE">
        <w:rPr>
          <w:sz w:val="22"/>
          <w:lang w:val="en-GB"/>
        </w:rPr>
        <w:t>ir</w:t>
      </w:r>
      <w:r w:rsidR="00D932E0" w:rsidRPr="00203D64">
        <w:rPr>
          <w:sz w:val="22"/>
          <w:lang w:val="en-GB"/>
        </w:rPr>
        <w:t xml:space="preserve"> LogP</w:t>
      </w:r>
      <w:r w:rsidR="007D1CD4" w:rsidRPr="00203D64">
        <w:rPr>
          <w:sz w:val="22"/>
          <w:lang w:val="en-GB"/>
        </w:rPr>
        <w:t xml:space="preserve"> and QED</w:t>
      </w:r>
      <w:r w:rsidR="00D932E0" w:rsidRPr="00203D64">
        <w:rPr>
          <w:sz w:val="22"/>
          <w:lang w:val="en-GB"/>
        </w:rPr>
        <w:t xml:space="preserve"> were much lower than the </w:t>
      </w:r>
      <w:r w:rsidR="00147893" w:rsidRPr="00203D64">
        <w:rPr>
          <w:sz w:val="22"/>
          <w:lang w:val="en-GB"/>
        </w:rPr>
        <w:t>setpoint</w:t>
      </w:r>
      <w:r w:rsidR="00D932E0" w:rsidRPr="00203D64">
        <w:rPr>
          <w:sz w:val="22"/>
          <w:lang w:val="en-GB"/>
        </w:rPr>
        <w:t>.</w:t>
      </w:r>
      <w:r w:rsidR="00377046" w:rsidRPr="00203D64">
        <w:rPr>
          <w:sz w:val="22"/>
          <w:lang w:val="en-GB"/>
        </w:rPr>
        <w:t xml:space="preserve"> Similarly, requested high values of QED given the values of the other 5 properties were impossible to achieve, </w:t>
      </w:r>
      <w:r w:rsidR="00FE1913">
        <w:rPr>
          <w:sz w:val="22"/>
          <w:lang w:val="en-GB"/>
        </w:rPr>
        <w:t xml:space="preserve">which </w:t>
      </w:r>
      <w:r w:rsidR="00377046" w:rsidRPr="00203D64">
        <w:rPr>
          <w:sz w:val="22"/>
          <w:lang w:val="en-GB"/>
        </w:rPr>
        <w:t>affect</w:t>
      </w:r>
      <w:r w:rsidR="00FE1913">
        <w:rPr>
          <w:sz w:val="22"/>
          <w:lang w:val="en-GB"/>
        </w:rPr>
        <w:t>ed</w:t>
      </w:r>
      <w:r w:rsidR="00377046" w:rsidRPr="00203D64">
        <w:rPr>
          <w:sz w:val="22"/>
          <w:lang w:val="en-GB"/>
        </w:rPr>
        <w:t xml:space="preserve"> the values of all properties</w:t>
      </w:r>
      <w:r w:rsidR="000E4872" w:rsidRPr="00203D64">
        <w:rPr>
          <w:sz w:val="22"/>
          <w:lang w:val="en-GB"/>
        </w:rPr>
        <w:t xml:space="preserve"> and </w:t>
      </w:r>
      <w:r w:rsidR="00347DAF" w:rsidRPr="00203D64">
        <w:rPr>
          <w:sz w:val="22"/>
          <w:lang w:val="en-GB"/>
        </w:rPr>
        <w:t xml:space="preserve">eventually </w:t>
      </w:r>
      <w:r w:rsidR="00C46AF8">
        <w:rPr>
          <w:sz w:val="22"/>
          <w:lang w:val="en-GB"/>
        </w:rPr>
        <w:t>led</w:t>
      </w:r>
      <w:r w:rsidR="000E4872" w:rsidRPr="00203D64">
        <w:rPr>
          <w:sz w:val="22"/>
          <w:lang w:val="en-GB"/>
        </w:rPr>
        <w:t xml:space="preserve"> to none of t</w:t>
      </w:r>
      <w:r w:rsidR="00196485">
        <w:rPr>
          <w:sz w:val="22"/>
          <w:lang w:val="en-GB"/>
        </w:rPr>
        <w:t>heir setpoints</w:t>
      </w:r>
      <w:r w:rsidR="00E01291">
        <w:rPr>
          <w:sz w:val="22"/>
          <w:lang w:val="en-GB"/>
        </w:rPr>
        <w:t xml:space="preserve"> </w:t>
      </w:r>
      <w:r w:rsidR="000E4872" w:rsidRPr="00203D64">
        <w:rPr>
          <w:sz w:val="22"/>
          <w:lang w:val="en-GB"/>
        </w:rPr>
        <w:t xml:space="preserve">being </w:t>
      </w:r>
      <w:r w:rsidR="00E7471B">
        <w:rPr>
          <w:sz w:val="22"/>
          <w:lang w:val="en-GB"/>
        </w:rPr>
        <w:t>respected</w:t>
      </w:r>
      <w:r w:rsidR="00C24935">
        <w:rPr>
          <w:sz w:val="22"/>
          <w:lang w:val="en-GB"/>
        </w:rPr>
        <w:t xml:space="preserve">, as </w:t>
      </w:r>
      <w:r w:rsidR="00E7471B">
        <w:rPr>
          <w:sz w:val="22"/>
          <w:lang w:val="en-GB"/>
        </w:rPr>
        <w:t>annotated</w:t>
      </w:r>
      <w:r w:rsidR="00C24935">
        <w:rPr>
          <w:sz w:val="22"/>
          <w:lang w:val="en-GB"/>
        </w:rPr>
        <w:t xml:space="preserve"> with the </w:t>
      </w:r>
      <w:r w:rsidR="00637266">
        <w:rPr>
          <w:sz w:val="22"/>
          <w:lang w:val="en-GB"/>
        </w:rPr>
        <w:t>arrow marking</w:t>
      </w:r>
      <w:r w:rsidR="00676C26">
        <w:rPr>
          <w:sz w:val="22"/>
          <w:lang w:val="en-GB"/>
        </w:rPr>
        <w:t>s</w:t>
      </w:r>
      <w:r w:rsidR="00637266">
        <w:rPr>
          <w:sz w:val="22"/>
          <w:lang w:val="en-GB"/>
        </w:rPr>
        <w:t xml:space="preserve"> </w:t>
      </w:r>
      <w:r w:rsidR="00676C26">
        <w:rPr>
          <w:sz w:val="22"/>
          <w:lang w:val="en-GB"/>
        </w:rPr>
        <w:t xml:space="preserve">in </w:t>
      </w:r>
      <w:r w:rsidR="00676C26" w:rsidRPr="005E4609">
        <w:rPr>
          <w:sz w:val="22"/>
          <w:lang w:val="en-GB"/>
        </w:rPr>
        <w:fldChar w:fldCharType="begin"/>
      </w:r>
      <w:r w:rsidR="00676C26" w:rsidRPr="005E4609">
        <w:rPr>
          <w:sz w:val="22"/>
          <w:lang w:val="en-GB"/>
        </w:rPr>
        <w:instrText xml:space="preserve"> REF _Ref14052584 \h </w:instrText>
      </w:r>
      <w:r w:rsidR="005E4609">
        <w:rPr>
          <w:sz w:val="22"/>
          <w:lang w:val="en-GB"/>
        </w:rPr>
        <w:instrText xml:space="preserve"> \* MERGEFORMAT </w:instrText>
      </w:r>
      <w:r w:rsidR="00676C26" w:rsidRPr="005E4609">
        <w:rPr>
          <w:sz w:val="22"/>
          <w:lang w:val="en-GB"/>
        </w:rPr>
      </w:r>
      <w:r w:rsidR="00676C26" w:rsidRPr="005E4609">
        <w:rPr>
          <w:sz w:val="22"/>
          <w:lang w:val="en-GB"/>
        </w:rPr>
        <w:fldChar w:fldCharType="separate"/>
      </w:r>
      <w:r w:rsidR="00BB0168" w:rsidRPr="00BB0168">
        <w:rPr>
          <w:sz w:val="22"/>
        </w:rPr>
        <w:t xml:space="preserve">Figure </w:t>
      </w:r>
      <w:r w:rsidR="00BB0168" w:rsidRPr="00BB0168">
        <w:rPr>
          <w:noProof/>
          <w:sz w:val="22"/>
        </w:rPr>
        <w:t>8</w:t>
      </w:r>
      <w:r w:rsidR="00676C26" w:rsidRPr="005E4609">
        <w:rPr>
          <w:sz w:val="22"/>
          <w:lang w:val="en-GB"/>
        </w:rPr>
        <w:fldChar w:fldCharType="end"/>
      </w:r>
      <w:r w:rsidR="00400948" w:rsidRPr="00203D64">
        <w:rPr>
          <w:sz w:val="22"/>
          <w:lang w:val="en-GB"/>
        </w:rPr>
        <w:t>.</w:t>
      </w:r>
    </w:p>
    <w:p w14:paraId="17314680" w14:textId="4B1799AB" w:rsidR="007757EB" w:rsidRDefault="00401AA0" w:rsidP="00953F70">
      <w:pPr>
        <w:rPr>
          <w:sz w:val="22"/>
          <w:lang w:val="en-GB"/>
        </w:rPr>
      </w:pPr>
      <w:r w:rsidRPr="00203D64">
        <w:rPr>
          <w:sz w:val="22"/>
          <w:lang w:val="en-GB"/>
        </w:rPr>
        <w:lastRenderedPageBreak/>
        <w:t>Th</w:t>
      </w:r>
      <w:r w:rsidR="000E4872" w:rsidRPr="00203D64">
        <w:rPr>
          <w:sz w:val="22"/>
          <w:lang w:val="en-GB"/>
        </w:rPr>
        <w:t xml:space="preserve">ose are </w:t>
      </w:r>
      <w:r w:rsidR="00844225">
        <w:rPr>
          <w:sz w:val="22"/>
          <w:lang w:val="en-GB"/>
        </w:rPr>
        <w:t>cases</w:t>
      </w:r>
      <w:r w:rsidR="00676C26">
        <w:rPr>
          <w:sz w:val="22"/>
          <w:lang w:val="en-GB"/>
        </w:rPr>
        <w:t xml:space="preserve"> </w:t>
      </w:r>
      <w:r w:rsidR="0097350E">
        <w:rPr>
          <w:sz w:val="22"/>
          <w:lang w:val="en-GB"/>
        </w:rPr>
        <w:t xml:space="preserve">in </w:t>
      </w:r>
      <w:r w:rsidR="00B5262E">
        <w:rPr>
          <w:sz w:val="22"/>
          <w:lang w:val="en-GB"/>
        </w:rPr>
        <w:t>which</w:t>
      </w:r>
      <w:r w:rsidR="000E4872" w:rsidRPr="00203D64">
        <w:rPr>
          <w:sz w:val="22"/>
          <w:lang w:val="en-GB"/>
        </w:rPr>
        <w:t xml:space="preserve"> </w:t>
      </w:r>
      <w:r w:rsidR="0097350E">
        <w:rPr>
          <w:sz w:val="22"/>
          <w:lang w:val="en-GB"/>
        </w:rPr>
        <w:t xml:space="preserve">input combinations </w:t>
      </w:r>
      <w:r w:rsidR="00E7471B">
        <w:rPr>
          <w:sz w:val="22"/>
          <w:lang w:val="en-GB"/>
        </w:rPr>
        <w:t>were</w:t>
      </w:r>
      <w:r w:rsidR="000E4872" w:rsidRPr="00203D64">
        <w:rPr>
          <w:sz w:val="22"/>
          <w:lang w:val="en-GB"/>
        </w:rPr>
        <w:t xml:space="preserve"> ill-defined</w:t>
      </w:r>
      <w:r w:rsidR="00926ECB" w:rsidRPr="00203D64">
        <w:rPr>
          <w:sz w:val="22"/>
          <w:lang w:val="en-GB"/>
        </w:rPr>
        <w:t xml:space="preserve"> and result</w:t>
      </w:r>
      <w:r w:rsidR="00292C6C">
        <w:rPr>
          <w:sz w:val="22"/>
          <w:lang w:val="en-GB"/>
        </w:rPr>
        <w:t>ed</w:t>
      </w:r>
      <w:r w:rsidR="00E7471B">
        <w:rPr>
          <w:sz w:val="22"/>
          <w:lang w:val="en-GB"/>
        </w:rPr>
        <w:t xml:space="preserve"> to</w:t>
      </w:r>
      <w:r w:rsidR="00926ECB" w:rsidRPr="00203D64">
        <w:rPr>
          <w:sz w:val="22"/>
          <w:lang w:val="en-GB"/>
        </w:rPr>
        <w:t xml:space="preserve"> </w:t>
      </w:r>
      <w:r w:rsidR="00AB51B3">
        <w:rPr>
          <w:sz w:val="22"/>
          <w:lang w:val="en-GB"/>
        </w:rPr>
        <w:t xml:space="preserve">either </w:t>
      </w:r>
      <w:r w:rsidR="00E7471B">
        <w:rPr>
          <w:sz w:val="22"/>
          <w:lang w:val="en-GB"/>
        </w:rPr>
        <w:t>unattractive</w:t>
      </w:r>
      <w:r w:rsidR="00926ECB" w:rsidRPr="00203D64">
        <w:rPr>
          <w:sz w:val="22"/>
          <w:lang w:val="en-GB"/>
        </w:rPr>
        <w:t xml:space="preserve"> </w:t>
      </w:r>
      <w:r w:rsidR="00B02334">
        <w:rPr>
          <w:sz w:val="22"/>
          <w:lang w:val="en-GB"/>
        </w:rPr>
        <w:t xml:space="preserve">molecules </w:t>
      </w:r>
      <w:r w:rsidR="001C3FE6">
        <w:rPr>
          <w:sz w:val="22"/>
          <w:lang w:val="en-GB"/>
        </w:rPr>
        <w:t>or</w:t>
      </w:r>
      <w:r w:rsidR="00B02334">
        <w:rPr>
          <w:sz w:val="22"/>
          <w:lang w:val="en-GB"/>
        </w:rPr>
        <w:t xml:space="preserve"> </w:t>
      </w:r>
      <w:r w:rsidR="00926ECB" w:rsidRPr="00203D64">
        <w:rPr>
          <w:sz w:val="22"/>
          <w:lang w:val="en-GB"/>
        </w:rPr>
        <w:t xml:space="preserve">invalid </w:t>
      </w:r>
      <w:r w:rsidR="00FA1262">
        <w:rPr>
          <w:sz w:val="22"/>
          <w:lang w:val="en-GB"/>
        </w:rPr>
        <w:t>structures</w:t>
      </w:r>
      <w:r w:rsidR="00E7471B">
        <w:rPr>
          <w:sz w:val="22"/>
          <w:lang w:val="en-GB"/>
        </w:rPr>
        <w:t xml:space="preserve"> being</w:t>
      </w:r>
      <w:r w:rsidR="00AB51B3">
        <w:rPr>
          <w:sz w:val="22"/>
          <w:lang w:val="en-GB"/>
        </w:rPr>
        <w:t xml:space="preserve"> generated</w:t>
      </w:r>
      <w:r w:rsidR="00D77114">
        <w:rPr>
          <w:sz w:val="22"/>
          <w:lang w:val="en-GB"/>
        </w:rPr>
        <w:t xml:space="preserve">. This </w:t>
      </w:r>
      <w:r w:rsidR="00D8606E">
        <w:rPr>
          <w:sz w:val="22"/>
          <w:lang w:val="en-GB"/>
        </w:rPr>
        <w:t xml:space="preserve">has also </w:t>
      </w:r>
      <w:r w:rsidR="001C3FE6">
        <w:rPr>
          <w:sz w:val="22"/>
          <w:lang w:val="en-GB"/>
        </w:rPr>
        <w:t xml:space="preserve">been </w:t>
      </w:r>
      <w:r w:rsidR="00D8606E">
        <w:rPr>
          <w:sz w:val="22"/>
          <w:lang w:val="en-GB"/>
        </w:rPr>
        <w:t xml:space="preserve">observed </w:t>
      </w:r>
      <w:r w:rsidR="001C3FE6">
        <w:rPr>
          <w:sz w:val="22"/>
          <w:lang w:val="en-GB"/>
        </w:rPr>
        <w:t>in the</w:t>
      </w:r>
      <w:r w:rsidR="00D8606E">
        <w:rPr>
          <w:sz w:val="22"/>
          <w:lang w:val="en-GB"/>
        </w:rPr>
        <w:t xml:space="preserve"> latent space vectors of autoencoders </w:t>
      </w:r>
      <w:r w:rsidR="001C3FE6">
        <w:rPr>
          <w:sz w:val="22"/>
          <w:lang w:val="en-GB"/>
        </w:rPr>
        <w:fldChar w:fldCharType="begin" w:fldLock="1"/>
      </w:r>
      <w:r w:rsidR="0058579E">
        <w:rPr>
          <w:sz w:val="22"/>
          <w:lang w:val="en-GB"/>
        </w:rPr>
        <w:instrText>ADDIN CSL_CITATION {"citationItems":[{"id":"ITEM-1","itemData":{"DOI":"10.1002/minf.201700123","ISBN":"5255506133","ISSN":"18681751","PMID":"29235269","abstract":"A major challenge in computational chemistry is the generation of novel molecular structures with desirable pharmacological and physiochemical properties. In this work, we investigate the potential use of autoencoder, a deep learning methodology, for de novo molecular design. Various generative autoencoders were used to map molecule structures into a continuous latent space and vice versa and their performance as structure generator was assessed. Our results show that the latent space preserves chemical similarity principle and thus can be used for the generation of analogue structures. Furthermore, the latent space created by autoencoders were searched systematically to generate novel compounds with predicted activity against dopamine receptor type 2 and compounds similar to known active compounds not included in the training set were identified.","author":[{"dropping-particle":"","family":"Blaschke","given":"Thomas","non-dropping-particle":"","parse-names":false,"suffix":""},{"dropping-particle":"","family":"Olivecrona","given":"Marcus","non-dropping-particle":"","parse-names":false,"suffix":""},{"dropping-particle":"","family":"Engkvist","given":"Ola","non-dropping-particle":"","parse-names":false,"suffix":""},{"dropping-particle":"","family":"Bajorath","given":"Jürgen","non-dropping-particle":"","parse-names":false,"suffix":""},{"dropping-particle":"","family":"Chen","given":"Hongming","non-dropping-particle":"","parse-names":false,"suffix":""}],"container-title":"Molecular Informatics","id":"ITEM-1","issue":"1","issued":{"date-parts":[["2018"]]},"page":"1-11","title":"Application of Generative Autoencoder in De Novo Molecular Design","type":"article-journal","volume":"37"},"uris":["http://www.mendeley.com/documents/?uuid=e1a3c6ea-43d2-4339-83b5-a970c62063ce"]}],"mendeley":{"formattedCitation":"[21]","plainTextFormattedCitation":"[21]","previouslyFormattedCitation":"[21]"},"properties":{"noteIndex":0},"schema":"https://github.com/citation-style-language/schema/raw/master/csl-citation.json"}</w:instrText>
      </w:r>
      <w:r w:rsidR="001C3FE6">
        <w:rPr>
          <w:sz w:val="22"/>
          <w:lang w:val="en-GB"/>
        </w:rPr>
        <w:fldChar w:fldCharType="separate"/>
      </w:r>
      <w:r w:rsidR="00672925" w:rsidRPr="00672925">
        <w:rPr>
          <w:noProof/>
          <w:sz w:val="22"/>
          <w:lang w:val="en-GB"/>
        </w:rPr>
        <w:t>[21]</w:t>
      </w:r>
      <w:r w:rsidR="001C3FE6">
        <w:rPr>
          <w:sz w:val="22"/>
          <w:lang w:val="en-GB"/>
        </w:rPr>
        <w:fldChar w:fldCharType="end"/>
      </w:r>
      <w:r w:rsidR="001C3FE6">
        <w:rPr>
          <w:sz w:val="22"/>
          <w:lang w:val="en-GB"/>
        </w:rPr>
        <w:t xml:space="preserve">. </w:t>
      </w:r>
      <w:r w:rsidR="000E4872" w:rsidRPr="00203D64">
        <w:rPr>
          <w:sz w:val="22"/>
          <w:lang w:val="en-GB"/>
        </w:rPr>
        <w:t xml:space="preserve">In </w:t>
      </w:r>
      <w:r w:rsidR="00557659">
        <w:rPr>
          <w:sz w:val="22"/>
          <w:lang w:val="en-GB"/>
        </w:rPr>
        <w:t>the cRNN</w:t>
      </w:r>
      <w:r w:rsidR="00557659" w:rsidRPr="00203D64">
        <w:rPr>
          <w:sz w:val="22"/>
          <w:lang w:val="en-GB"/>
        </w:rPr>
        <w:t xml:space="preserve"> </w:t>
      </w:r>
      <w:r w:rsidR="00400948" w:rsidRPr="00203D64">
        <w:rPr>
          <w:sz w:val="22"/>
          <w:lang w:val="en-GB"/>
        </w:rPr>
        <w:t>context</w:t>
      </w:r>
      <w:r w:rsidR="000E4872" w:rsidRPr="00203D64">
        <w:rPr>
          <w:sz w:val="22"/>
          <w:lang w:val="en-GB"/>
        </w:rPr>
        <w:t xml:space="preserve">, </w:t>
      </w:r>
      <w:r w:rsidR="00400948" w:rsidRPr="00203D64">
        <w:rPr>
          <w:sz w:val="22"/>
          <w:lang w:val="en-GB"/>
        </w:rPr>
        <w:t>such</w:t>
      </w:r>
      <w:r w:rsidR="000E4872" w:rsidRPr="00203D64">
        <w:rPr>
          <w:sz w:val="22"/>
          <w:lang w:val="en-GB"/>
        </w:rPr>
        <w:t xml:space="preserve"> combinations may refer to under-represented </w:t>
      </w:r>
      <w:r w:rsidR="00926ECB" w:rsidRPr="00203D64">
        <w:rPr>
          <w:sz w:val="22"/>
          <w:lang w:val="en-GB"/>
        </w:rPr>
        <w:t>regions</w:t>
      </w:r>
      <w:r w:rsidR="000E4872" w:rsidRPr="00203D64">
        <w:rPr>
          <w:sz w:val="22"/>
          <w:lang w:val="en-GB"/>
        </w:rPr>
        <w:t xml:space="preserve"> in the training dataset</w:t>
      </w:r>
      <w:r w:rsidR="00926ECB" w:rsidRPr="00203D64">
        <w:rPr>
          <w:sz w:val="22"/>
          <w:lang w:val="en-GB"/>
        </w:rPr>
        <w:t>,</w:t>
      </w:r>
      <w:r w:rsidR="000E4872" w:rsidRPr="00203D64">
        <w:rPr>
          <w:sz w:val="22"/>
          <w:lang w:val="en-GB"/>
        </w:rPr>
        <w:t xml:space="preserve"> </w:t>
      </w:r>
      <w:r w:rsidR="00400948" w:rsidRPr="00203D64">
        <w:rPr>
          <w:sz w:val="22"/>
          <w:lang w:val="en-GB"/>
        </w:rPr>
        <w:t xml:space="preserve">which are </w:t>
      </w:r>
      <w:r w:rsidR="00926ECB" w:rsidRPr="00203D64">
        <w:rPr>
          <w:sz w:val="22"/>
          <w:lang w:val="en-GB"/>
        </w:rPr>
        <w:t>either due to</w:t>
      </w:r>
      <w:r w:rsidR="00400948" w:rsidRPr="00203D64">
        <w:rPr>
          <w:sz w:val="22"/>
          <w:lang w:val="en-GB"/>
        </w:rPr>
        <w:t xml:space="preserve"> </w:t>
      </w:r>
      <w:r w:rsidR="0000061C" w:rsidRPr="00203D64">
        <w:rPr>
          <w:sz w:val="22"/>
          <w:lang w:val="en-GB"/>
        </w:rPr>
        <w:t xml:space="preserve">the </w:t>
      </w:r>
      <w:r w:rsidR="00400948" w:rsidRPr="00203D64">
        <w:rPr>
          <w:sz w:val="22"/>
          <w:lang w:val="en-GB"/>
        </w:rPr>
        <w:t>lack of relevant samples</w:t>
      </w:r>
      <w:r w:rsidR="00ED6CC6" w:rsidRPr="00203D64">
        <w:rPr>
          <w:sz w:val="22"/>
          <w:lang w:val="en-GB"/>
        </w:rPr>
        <w:t xml:space="preserve"> in the source</w:t>
      </w:r>
      <w:r w:rsidR="00400948" w:rsidRPr="00203D64">
        <w:rPr>
          <w:sz w:val="22"/>
          <w:lang w:val="en-GB"/>
        </w:rPr>
        <w:t xml:space="preserve"> or</w:t>
      </w:r>
      <w:r w:rsidR="000E4872" w:rsidRPr="00203D64">
        <w:rPr>
          <w:sz w:val="22"/>
          <w:lang w:val="en-GB"/>
        </w:rPr>
        <w:t xml:space="preserve"> </w:t>
      </w:r>
      <w:r w:rsidR="00926ECB" w:rsidRPr="00203D64">
        <w:rPr>
          <w:sz w:val="22"/>
          <w:lang w:val="en-GB"/>
        </w:rPr>
        <w:t xml:space="preserve">due to </w:t>
      </w:r>
      <w:r w:rsidR="00F00AE8">
        <w:rPr>
          <w:sz w:val="22"/>
          <w:lang w:val="en-GB"/>
        </w:rPr>
        <w:t>conflict</w:t>
      </w:r>
      <w:r w:rsidR="004510BF">
        <w:rPr>
          <w:sz w:val="22"/>
          <w:lang w:val="en-GB"/>
        </w:rPr>
        <w:t>s</w:t>
      </w:r>
      <w:r w:rsidR="00B55448">
        <w:rPr>
          <w:sz w:val="22"/>
          <w:lang w:val="en-GB"/>
        </w:rPr>
        <w:t xml:space="preserve"> </w:t>
      </w:r>
      <w:r w:rsidR="004510BF">
        <w:rPr>
          <w:sz w:val="22"/>
          <w:lang w:val="en-GB"/>
        </w:rPr>
        <w:t>between</w:t>
      </w:r>
      <w:r w:rsidR="0098526E" w:rsidRPr="00203D64">
        <w:rPr>
          <w:sz w:val="22"/>
          <w:lang w:val="en-GB"/>
        </w:rPr>
        <w:t xml:space="preserve"> the </w:t>
      </w:r>
      <w:r w:rsidR="001D3DB2">
        <w:rPr>
          <w:sz w:val="22"/>
          <w:lang w:val="en-GB"/>
        </w:rPr>
        <w:t>requested</w:t>
      </w:r>
      <w:r w:rsidR="00197E3A" w:rsidRPr="00203D64">
        <w:rPr>
          <w:sz w:val="22"/>
          <w:lang w:val="en-GB"/>
        </w:rPr>
        <w:t xml:space="preserve"> </w:t>
      </w:r>
      <w:r w:rsidR="0098526E" w:rsidRPr="00203D64">
        <w:rPr>
          <w:sz w:val="22"/>
          <w:lang w:val="en-GB"/>
        </w:rPr>
        <w:t>descriptor</w:t>
      </w:r>
      <w:r w:rsidR="006712F5">
        <w:rPr>
          <w:sz w:val="22"/>
          <w:lang w:val="en-GB"/>
        </w:rPr>
        <w:t xml:space="preserve"> ranges</w:t>
      </w:r>
      <w:r w:rsidR="000E4872" w:rsidRPr="00203D64">
        <w:rPr>
          <w:sz w:val="22"/>
          <w:lang w:val="en-GB"/>
        </w:rPr>
        <w:t>.</w:t>
      </w:r>
      <w:r w:rsidR="00123E42">
        <w:rPr>
          <w:sz w:val="22"/>
          <w:lang w:val="en-GB"/>
        </w:rPr>
        <w:t xml:space="preserve"> The conditions </w:t>
      </w:r>
      <w:r w:rsidR="007D516C">
        <w:rPr>
          <w:sz w:val="22"/>
          <w:lang w:val="en-GB"/>
        </w:rPr>
        <w:t xml:space="preserve">are entangled </w:t>
      </w:r>
      <w:r w:rsidR="001C3FE6">
        <w:rPr>
          <w:sz w:val="22"/>
          <w:lang w:val="en-GB"/>
        </w:rPr>
        <w:t>since</w:t>
      </w:r>
      <w:r w:rsidR="007D516C">
        <w:rPr>
          <w:sz w:val="22"/>
          <w:lang w:val="en-GB"/>
        </w:rPr>
        <w:t xml:space="preserve"> they depend on each other,</w:t>
      </w:r>
      <w:r w:rsidR="00B70B02">
        <w:rPr>
          <w:sz w:val="22"/>
          <w:lang w:val="en-GB"/>
        </w:rPr>
        <w:t xml:space="preserve"> as observed from the behaviour of the QED score</w:t>
      </w:r>
      <w:r w:rsidR="00AB09D6">
        <w:rPr>
          <w:sz w:val="22"/>
          <w:lang w:val="en-GB"/>
        </w:rPr>
        <w:t>.</w:t>
      </w:r>
      <w:r w:rsidR="00E43C17" w:rsidRPr="00203D64">
        <w:rPr>
          <w:sz w:val="22"/>
          <w:lang w:val="en-GB"/>
        </w:rPr>
        <w:t xml:space="preserve"> In most cases, the user is</w:t>
      </w:r>
      <w:ins w:id="15" w:author="Chen, Hongming" w:date="2019-08-04T17:24:00Z">
        <w:r w:rsidR="00E43C17" w:rsidRPr="00203D64">
          <w:rPr>
            <w:sz w:val="22"/>
            <w:lang w:val="en-GB"/>
          </w:rPr>
          <w:t xml:space="preserve"> </w:t>
        </w:r>
      </w:ins>
      <w:r w:rsidR="00F11FBD">
        <w:rPr>
          <w:sz w:val="22"/>
          <w:lang w:val="en-GB"/>
        </w:rPr>
        <w:t>probably</w:t>
      </w:r>
      <w:r w:rsidR="00E43C17" w:rsidRPr="00203D64">
        <w:rPr>
          <w:sz w:val="22"/>
          <w:lang w:val="en-GB"/>
        </w:rPr>
        <w:t xml:space="preserve"> interested in tuning only one of the properties</w:t>
      </w:r>
      <w:r w:rsidR="00854585">
        <w:rPr>
          <w:sz w:val="22"/>
          <w:lang w:val="en-GB"/>
        </w:rPr>
        <w:t xml:space="preserve"> </w:t>
      </w:r>
      <w:r w:rsidR="00F11FBD">
        <w:rPr>
          <w:sz w:val="22"/>
          <w:lang w:val="en-GB"/>
        </w:rPr>
        <w:t>rather than</w:t>
      </w:r>
      <w:r w:rsidR="004E08D2">
        <w:rPr>
          <w:sz w:val="22"/>
          <w:lang w:val="en-GB"/>
        </w:rPr>
        <w:t xml:space="preserve"> restraining </w:t>
      </w:r>
      <w:r w:rsidR="004510BF">
        <w:rPr>
          <w:sz w:val="22"/>
          <w:lang w:val="en-GB"/>
        </w:rPr>
        <w:t xml:space="preserve">many of them; </w:t>
      </w:r>
      <w:r w:rsidR="00B70B02">
        <w:rPr>
          <w:sz w:val="22"/>
          <w:lang w:val="en-GB"/>
        </w:rPr>
        <w:t>nonetheless</w:t>
      </w:r>
      <w:r w:rsidR="004510BF">
        <w:rPr>
          <w:sz w:val="22"/>
          <w:lang w:val="en-GB"/>
        </w:rPr>
        <w:t>,</w:t>
      </w:r>
      <w:r w:rsidR="00ED6CC6" w:rsidRPr="00203D64">
        <w:rPr>
          <w:sz w:val="22"/>
          <w:lang w:val="en-GB"/>
        </w:rPr>
        <w:t xml:space="preserve"> </w:t>
      </w:r>
      <w:r w:rsidR="00AB09D6">
        <w:rPr>
          <w:sz w:val="22"/>
          <w:lang w:val="en-GB"/>
        </w:rPr>
        <w:t xml:space="preserve">the </w:t>
      </w:r>
      <w:r w:rsidR="0032284A">
        <w:rPr>
          <w:sz w:val="22"/>
          <w:lang w:val="en-GB"/>
        </w:rPr>
        <w:t xml:space="preserve">property </w:t>
      </w:r>
      <w:r w:rsidR="00AB09D6">
        <w:rPr>
          <w:sz w:val="22"/>
          <w:lang w:val="en-GB"/>
        </w:rPr>
        <w:t>conditions</w:t>
      </w:r>
      <w:r w:rsidR="00AB09D6" w:rsidRPr="00203D64">
        <w:rPr>
          <w:sz w:val="22"/>
          <w:lang w:val="en-GB"/>
        </w:rPr>
        <w:t xml:space="preserve"> </w:t>
      </w:r>
      <w:r w:rsidR="00B70B02">
        <w:rPr>
          <w:sz w:val="22"/>
          <w:lang w:val="en-GB"/>
        </w:rPr>
        <w:t>ought</w:t>
      </w:r>
      <w:r w:rsidR="00ED6CC6" w:rsidRPr="00203D64">
        <w:rPr>
          <w:sz w:val="22"/>
          <w:lang w:val="en-GB"/>
        </w:rPr>
        <w:t xml:space="preserve"> to</w:t>
      </w:r>
      <w:r w:rsidR="001D3DB2">
        <w:rPr>
          <w:sz w:val="22"/>
          <w:lang w:val="en-GB"/>
        </w:rPr>
        <w:t xml:space="preserve"> </w:t>
      </w:r>
      <w:r w:rsidR="001B4F68">
        <w:rPr>
          <w:sz w:val="22"/>
          <w:lang w:val="en-GB"/>
        </w:rPr>
        <w:t>be</w:t>
      </w:r>
      <w:r w:rsidR="001D6E96">
        <w:rPr>
          <w:sz w:val="22"/>
          <w:lang w:val="en-GB"/>
        </w:rPr>
        <w:t xml:space="preserve"> set at </w:t>
      </w:r>
      <w:r w:rsidR="00244D55">
        <w:rPr>
          <w:sz w:val="22"/>
          <w:lang w:val="en-GB"/>
        </w:rPr>
        <w:t>re</w:t>
      </w:r>
      <w:r w:rsidR="0032284A">
        <w:rPr>
          <w:sz w:val="22"/>
          <w:lang w:val="en-GB"/>
        </w:rPr>
        <w:t xml:space="preserve">asonable </w:t>
      </w:r>
      <w:r w:rsidR="001D6E96">
        <w:rPr>
          <w:sz w:val="22"/>
          <w:lang w:val="en-GB"/>
        </w:rPr>
        <w:t>value</w:t>
      </w:r>
      <w:r w:rsidR="0032284A">
        <w:rPr>
          <w:sz w:val="22"/>
          <w:lang w:val="en-GB"/>
        </w:rPr>
        <w:t>s</w:t>
      </w:r>
      <w:r w:rsidR="001D6E96">
        <w:rPr>
          <w:sz w:val="22"/>
          <w:lang w:val="en-GB"/>
        </w:rPr>
        <w:t xml:space="preserve"> </w:t>
      </w:r>
      <w:r w:rsidR="00DD75D0">
        <w:rPr>
          <w:sz w:val="22"/>
          <w:lang w:val="en-GB"/>
        </w:rPr>
        <w:t>to avoid the entangl</w:t>
      </w:r>
      <w:r w:rsidR="009D6CA9">
        <w:rPr>
          <w:sz w:val="22"/>
          <w:lang w:val="en-GB"/>
        </w:rPr>
        <w:t>ement</w:t>
      </w:r>
      <w:r w:rsidR="00DD75D0">
        <w:rPr>
          <w:sz w:val="22"/>
          <w:lang w:val="en-GB"/>
        </w:rPr>
        <w:t xml:space="preserve"> problem.</w:t>
      </w:r>
      <w:r w:rsidR="00ED6CC6" w:rsidRPr="00203D64">
        <w:rPr>
          <w:sz w:val="22"/>
          <w:lang w:val="en-GB"/>
        </w:rPr>
        <w:t xml:space="preserve"> More sophist</w:t>
      </w:r>
      <w:r w:rsidR="005B7C08" w:rsidRPr="00203D64">
        <w:rPr>
          <w:sz w:val="22"/>
          <w:lang w:val="en-GB"/>
        </w:rPr>
        <w:t xml:space="preserve">icated sampling approaches, such as the </w:t>
      </w:r>
      <w:proofErr w:type="spellStart"/>
      <w:r w:rsidR="005B7C08" w:rsidRPr="00203D64">
        <w:rPr>
          <w:sz w:val="22"/>
          <w:lang w:val="en-GB"/>
        </w:rPr>
        <w:t>LatentGAN</w:t>
      </w:r>
      <w:proofErr w:type="spellEnd"/>
      <w:r w:rsidR="005B7C08" w:rsidRPr="00203D64">
        <w:rPr>
          <w:sz w:val="22"/>
          <w:lang w:val="en-GB"/>
        </w:rPr>
        <w:t xml:space="preserve"> architecture described in </w:t>
      </w:r>
      <w:r w:rsidR="001060A6">
        <w:rPr>
          <w:rStyle w:val="FootnoteReference"/>
          <w:sz w:val="22"/>
          <w:lang w:val="en-GB"/>
        </w:rPr>
        <w:fldChar w:fldCharType="begin" w:fldLock="1"/>
      </w:r>
      <w:r w:rsidR="0058579E">
        <w:rPr>
          <w:sz w:val="22"/>
          <w:lang w:val="en-GB"/>
        </w:rPr>
        <w:instrText>ADDIN CSL_CITATION {"citationItems":[{"id":"ITEM-1","itemData":{"DOI":"10.26434/chemrxiv.8299544","abstract":"Recently deep learning method has been used for generating novel structures. In the current study, we proposed a new deep learning method, LatentGAN, which combine an autoencoder and a generative adversarial neural network for doing de novo molecule design. We applied the method for structure generation in two scenarios, one is to generate random drug-like compounds and the other is to generate target biased compounds. Our results show that the method works well in both cases, in which sampled compounds from the trained model can largely occupy the same chemical space of the training set and still a substantial fraction of the generated compound are novel. The distribution of drug-likeness score for compounds sampled from LatentGAN is also similar to that of the training set.","author":[{"dropping-particle":"","family":"Prykhodko","given":"Oleksii","non-dropping-particle":"","parse-names":false,"suffix":""},{"dropping-particle":"","family":"Johansson","given":"Simon","non-dropping-particle":"","parse-names":false,"suffix":""},{"dropping-particle":"","family":"Kotsias","given":"Panagiotis-Christos","non-dropping-particle":"","parse-names":false,"suffix":""},{"dropping-particle":"","family":"Bjerrum","given":"Esben Jannik","non-dropping-particle":"","parse-names":false,"suffix":""},{"dropping-particle":"","family":"Engkvist","given":"Ola","non-dropping-particle":"","parse-names":false,"suffix":""},{"dropping-particle":"","family":"Chen","given":"Hongming","non-dropping-particle":"","parse-names":false,"suffix":""}],"container-title":"ChemRxiv","id":"ITEM-1","issued":{"date-parts":[["2019"]]},"title":"A De Novo Molecular Generation Method Using Latent Vector Based Generative Adversarial Network","type":"article-journal"},"uris":["http://www.mendeley.com/documents/?uuid=e2709bff-603a-4363-843d-6e412dc6869b"]}],"mendeley":{"formattedCitation":"[23]","plainTextFormattedCitation":"[23]","previouslyFormattedCitation":"[23]"},"properties":{"noteIndex":0},"schema":"https://github.com/citation-style-language/schema/raw/master/csl-citation.json"}</w:instrText>
      </w:r>
      <w:r w:rsidR="001060A6">
        <w:rPr>
          <w:rStyle w:val="FootnoteReference"/>
          <w:sz w:val="22"/>
          <w:lang w:val="en-GB"/>
        </w:rPr>
        <w:fldChar w:fldCharType="separate"/>
      </w:r>
      <w:r w:rsidR="00672925" w:rsidRPr="00672925">
        <w:rPr>
          <w:noProof/>
          <w:sz w:val="22"/>
          <w:lang w:val="en-GB"/>
        </w:rPr>
        <w:t>[23]</w:t>
      </w:r>
      <w:r w:rsidR="001060A6">
        <w:rPr>
          <w:rStyle w:val="FootnoteReference"/>
          <w:sz w:val="22"/>
          <w:lang w:val="en-GB"/>
        </w:rPr>
        <w:fldChar w:fldCharType="end"/>
      </w:r>
      <w:r w:rsidR="006B7451" w:rsidRPr="00203D64">
        <w:rPr>
          <w:sz w:val="22"/>
          <w:lang w:val="en-GB"/>
        </w:rPr>
        <w:t xml:space="preserve">, could potentially </w:t>
      </w:r>
      <w:r w:rsidR="00B5262E">
        <w:rPr>
          <w:sz w:val="22"/>
          <w:lang w:val="en-GB"/>
        </w:rPr>
        <w:t>address</w:t>
      </w:r>
      <w:r w:rsidR="00344129">
        <w:rPr>
          <w:sz w:val="22"/>
          <w:lang w:val="en-GB"/>
        </w:rPr>
        <w:t xml:space="preserve"> the entanglement problem</w:t>
      </w:r>
      <w:r w:rsidR="00025F8B">
        <w:rPr>
          <w:sz w:val="22"/>
          <w:lang w:val="en-GB"/>
        </w:rPr>
        <w:t xml:space="preserve"> by </w:t>
      </w:r>
      <w:r w:rsidR="00F34312">
        <w:rPr>
          <w:sz w:val="22"/>
          <w:lang w:val="en-GB"/>
        </w:rPr>
        <w:t xml:space="preserve">using </w:t>
      </w:r>
      <w:r w:rsidR="006C783E">
        <w:rPr>
          <w:sz w:val="22"/>
          <w:lang w:val="en-GB"/>
        </w:rPr>
        <w:t>a</w:t>
      </w:r>
      <w:r w:rsidR="00025F8B">
        <w:rPr>
          <w:sz w:val="22"/>
          <w:lang w:val="en-GB"/>
        </w:rPr>
        <w:t xml:space="preserve"> GAN network</w:t>
      </w:r>
      <w:r w:rsidR="00B70B02">
        <w:rPr>
          <w:sz w:val="22"/>
          <w:lang w:val="en-GB"/>
        </w:rPr>
        <w:t>.</w:t>
      </w:r>
      <w:r w:rsidR="00AE54BB">
        <w:rPr>
          <w:sz w:val="22"/>
          <w:lang w:val="en-GB"/>
        </w:rPr>
        <w:t xml:space="preserve"> </w:t>
      </w:r>
      <w:r w:rsidR="006C783E">
        <w:rPr>
          <w:sz w:val="22"/>
          <w:lang w:val="en-GB"/>
        </w:rPr>
        <w:t>Particularly, t</w:t>
      </w:r>
      <w:r w:rsidR="00791343">
        <w:rPr>
          <w:sz w:val="22"/>
          <w:lang w:val="en-GB"/>
        </w:rPr>
        <w:t xml:space="preserve">he generator </w:t>
      </w:r>
      <w:proofErr w:type="gramStart"/>
      <w:r w:rsidR="007C5BD4">
        <w:rPr>
          <w:sz w:val="22"/>
          <w:lang w:val="en-GB"/>
        </w:rPr>
        <w:t>is able to</w:t>
      </w:r>
      <w:proofErr w:type="gramEnd"/>
      <w:r w:rsidR="006C783E">
        <w:rPr>
          <w:sz w:val="22"/>
          <w:lang w:val="en-GB"/>
        </w:rPr>
        <w:t xml:space="preserve"> autonomously</w:t>
      </w:r>
      <w:r w:rsidR="00791343">
        <w:rPr>
          <w:sz w:val="22"/>
          <w:lang w:val="en-GB"/>
        </w:rPr>
        <w:t xml:space="preserve"> propose a valid combination of input properties </w:t>
      </w:r>
      <w:r w:rsidR="007C5BD4">
        <w:rPr>
          <w:sz w:val="22"/>
          <w:lang w:val="en-GB"/>
        </w:rPr>
        <w:t xml:space="preserve">that lead to </w:t>
      </w:r>
      <w:r w:rsidR="00953F70">
        <w:rPr>
          <w:sz w:val="22"/>
          <w:lang w:val="en-GB"/>
        </w:rPr>
        <w:t xml:space="preserve">active </w:t>
      </w:r>
      <w:r w:rsidR="007C5BD4">
        <w:rPr>
          <w:sz w:val="22"/>
          <w:lang w:val="en-GB"/>
        </w:rPr>
        <w:t xml:space="preserve">generations towards bioactivity targets. </w:t>
      </w:r>
    </w:p>
    <w:p w14:paraId="25A0A83A" w14:textId="77777777" w:rsidR="00901A18" w:rsidRPr="00203D64" w:rsidRDefault="00901A18" w:rsidP="006957A2">
      <w:pPr>
        <w:rPr>
          <w:sz w:val="22"/>
          <w:lang w:val="en-GB"/>
        </w:rPr>
      </w:pPr>
    </w:p>
    <w:p w14:paraId="40D37240" w14:textId="77777777" w:rsidR="00F16653" w:rsidRDefault="00852213" w:rsidP="00CD3B9A">
      <w:pPr>
        <w:pStyle w:val="Heading2"/>
        <w:rPr>
          <w:lang w:val="en-GB"/>
        </w:rPr>
      </w:pPr>
      <w:bookmarkStart w:id="16" w:name="_Hlk15284202"/>
      <w:r>
        <w:rPr>
          <w:lang w:val="en-GB"/>
        </w:rPr>
        <w:t>Exclusivity of</w:t>
      </w:r>
      <w:r w:rsidR="0094160E">
        <w:rPr>
          <w:lang w:val="en-GB"/>
        </w:rPr>
        <w:t xml:space="preserve"> Sampling</w:t>
      </w:r>
    </w:p>
    <w:p w14:paraId="0AD2CB95" w14:textId="519AD30D" w:rsidR="00C81E06" w:rsidRPr="0085266C" w:rsidRDefault="008D63FF" w:rsidP="00304443">
      <w:pPr>
        <w:rPr>
          <w:sz w:val="22"/>
        </w:rPr>
      </w:pPr>
      <w:r>
        <w:rPr>
          <w:sz w:val="22"/>
          <w:lang w:val="en-GB"/>
        </w:rPr>
        <w:t>Sampling the cRNN model with</w:t>
      </w:r>
      <w:r w:rsidR="0068464C">
        <w:rPr>
          <w:sz w:val="22"/>
          <w:lang w:val="en-GB"/>
        </w:rPr>
        <w:t xml:space="preserve"> the seed conditions </w:t>
      </w:r>
      <w:r>
        <w:rPr>
          <w:sz w:val="22"/>
          <w:lang w:val="en-GB"/>
        </w:rPr>
        <w:t xml:space="preserve">derived </w:t>
      </w:r>
      <w:r w:rsidR="000A3E91">
        <w:rPr>
          <w:sz w:val="22"/>
          <w:lang w:val="en-GB"/>
        </w:rPr>
        <w:t>from a query structure</w:t>
      </w:r>
      <w:r w:rsidR="00F1152B" w:rsidRPr="00203D64">
        <w:rPr>
          <w:sz w:val="22"/>
          <w:lang w:val="en-GB"/>
        </w:rPr>
        <w:t xml:space="preserve"> </w:t>
      </w:r>
      <w:r w:rsidR="00355EB2">
        <w:rPr>
          <w:sz w:val="22"/>
          <w:lang w:val="en-GB"/>
        </w:rPr>
        <w:t>theoretically</w:t>
      </w:r>
      <w:r w:rsidR="00C97D8A">
        <w:rPr>
          <w:sz w:val="22"/>
          <w:lang w:val="en-GB"/>
        </w:rPr>
        <w:t xml:space="preserve"> should </w:t>
      </w:r>
      <w:r w:rsidR="004A6F22">
        <w:rPr>
          <w:sz w:val="22"/>
          <w:lang w:val="en-GB"/>
        </w:rPr>
        <w:t>make it</w:t>
      </w:r>
      <w:r w:rsidR="00F1152B" w:rsidRPr="00203D64">
        <w:rPr>
          <w:sz w:val="22"/>
          <w:lang w:val="en-GB"/>
        </w:rPr>
        <w:t xml:space="preserve"> </w:t>
      </w:r>
      <w:r w:rsidR="00570AE5" w:rsidRPr="00203D64">
        <w:rPr>
          <w:sz w:val="22"/>
          <w:lang w:val="en-GB"/>
        </w:rPr>
        <w:t>more</w:t>
      </w:r>
      <w:r w:rsidR="00F1152B" w:rsidRPr="00203D64">
        <w:rPr>
          <w:sz w:val="22"/>
          <w:lang w:val="en-GB"/>
        </w:rPr>
        <w:t xml:space="preserve"> likely to </w:t>
      </w:r>
      <w:r w:rsidR="000417BF">
        <w:rPr>
          <w:sz w:val="22"/>
          <w:lang w:val="en-GB"/>
        </w:rPr>
        <w:t>generate</w:t>
      </w:r>
      <w:r w:rsidR="00C96F9F">
        <w:rPr>
          <w:sz w:val="22"/>
          <w:lang w:val="en-GB"/>
        </w:rPr>
        <w:t xml:space="preserve"> </w:t>
      </w:r>
      <w:r w:rsidR="00BD0942">
        <w:rPr>
          <w:sz w:val="22"/>
          <w:lang w:val="en-GB"/>
        </w:rPr>
        <w:t xml:space="preserve">structures </w:t>
      </w:r>
      <w:proofErr w:type="gramStart"/>
      <w:r w:rsidR="00BD0942">
        <w:rPr>
          <w:sz w:val="22"/>
          <w:lang w:val="en-GB"/>
        </w:rPr>
        <w:t>similar to</w:t>
      </w:r>
      <w:proofErr w:type="gramEnd"/>
      <w:r w:rsidR="00BD0942">
        <w:rPr>
          <w:sz w:val="22"/>
          <w:lang w:val="en-GB"/>
        </w:rPr>
        <w:t xml:space="preserve"> the </w:t>
      </w:r>
      <w:r w:rsidR="004A6F22">
        <w:rPr>
          <w:sz w:val="22"/>
          <w:lang w:val="en-GB"/>
        </w:rPr>
        <w:t>seed</w:t>
      </w:r>
      <w:r w:rsidR="00F1152B" w:rsidRPr="00203D64">
        <w:rPr>
          <w:sz w:val="22"/>
          <w:lang w:val="en-GB"/>
        </w:rPr>
        <w:t xml:space="preserve"> (</w:t>
      </w:r>
      <w:r w:rsidR="00440FC9">
        <w:rPr>
          <w:sz w:val="22"/>
          <w:lang w:val="en-GB"/>
        </w:rPr>
        <w:t xml:space="preserve">c.f. </w:t>
      </w:r>
      <w:r w:rsidR="00F1152B" w:rsidRPr="00203D64">
        <w:rPr>
          <w:sz w:val="22"/>
          <w:lang w:val="en-GB"/>
        </w:rPr>
        <w:fldChar w:fldCharType="begin"/>
      </w:r>
      <w:r w:rsidR="00F1152B" w:rsidRPr="00203D64">
        <w:rPr>
          <w:sz w:val="22"/>
          <w:lang w:val="en-GB"/>
        </w:rPr>
        <w:instrText xml:space="preserve"> REF _Ref13752511 \h </w:instrText>
      </w:r>
      <w:r w:rsidR="00203D64">
        <w:rPr>
          <w:sz w:val="22"/>
          <w:lang w:val="en-GB"/>
        </w:rPr>
        <w:instrText xml:space="preserve"> \* MERGEFORMAT </w:instrText>
      </w:r>
      <w:r w:rsidR="00F1152B" w:rsidRPr="00203D64">
        <w:rPr>
          <w:sz w:val="22"/>
          <w:lang w:val="en-GB"/>
        </w:rPr>
      </w:r>
      <w:r w:rsidR="00F1152B" w:rsidRPr="00203D64">
        <w:rPr>
          <w:sz w:val="22"/>
          <w:lang w:val="en-GB"/>
        </w:rPr>
        <w:fldChar w:fldCharType="separate"/>
      </w:r>
      <w:r w:rsidR="00BB0168" w:rsidRPr="00BB0168">
        <w:rPr>
          <w:sz w:val="22"/>
        </w:rPr>
        <w:t xml:space="preserve">Figure </w:t>
      </w:r>
      <w:r w:rsidR="00BB0168" w:rsidRPr="00BB0168">
        <w:rPr>
          <w:noProof/>
          <w:sz w:val="22"/>
        </w:rPr>
        <w:t>3</w:t>
      </w:r>
      <w:r w:rsidR="00F1152B" w:rsidRPr="00203D64">
        <w:rPr>
          <w:sz w:val="22"/>
          <w:lang w:val="en-GB"/>
        </w:rPr>
        <w:fldChar w:fldCharType="end"/>
      </w:r>
      <w:r w:rsidR="004A6F22">
        <w:rPr>
          <w:sz w:val="22"/>
          <w:lang w:val="en-GB"/>
        </w:rPr>
        <w:t>) and less likely</w:t>
      </w:r>
      <w:r w:rsidR="00571BA1">
        <w:rPr>
          <w:sz w:val="22"/>
          <w:lang w:val="en-GB"/>
        </w:rPr>
        <w:t xml:space="preserve"> </w:t>
      </w:r>
      <w:r w:rsidR="004A6F22">
        <w:rPr>
          <w:sz w:val="22"/>
          <w:lang w:val="en-GB"/>
        </w:rPr>
        <w:t>to sample</w:t>
      </w:r>
      <w:r w:rsidR="00571BA1">
        <w:rPr>
          <w:sz w:val="22"/>
          <w:lang w:val="en-GB"/>
        </w:rPr>
        <w:t xml:space="preserve"> </w:t>
      </w:r>
      <w:r w:rsidR="00A669F9">
        <w:rPr>
          <w:sz w:val="22"/>
          <w:lang w:val="en-GB"/>
        </w:rPr>
        <w:t>dissimilar</w:t>
      </w:r>
      <w:r w:rsidR="004A6F22">
        <w:rPr>
          <w:sz w:val="22"/>
          <w:lang w:val="en-GB"/>
        </w:rPr>
        <w:t xml:space="preserve"> </w:t>
      </w:r>
      <w:r w:rsidR="00571BA1">
        <w:rPr>
          <w:sz w:val="22"/>
          <w:lang w:val="en-GB"/>
        </w:rPr>
        <w:t xml:space="preserve">molecules. </w:t>
      </w:r>
      <w:r w:rsidR="00F1152B" w:rsidRPr="00203D64">
        <w:rPr>
          <w:sz w:val="22"/>
          <w:lang w:val="en-GB"/>
        </w:rPr>
        <w:t xml:space="preserve"> </w:t>
      </w:r>
      <w:r w:rsidR="004A6F22">
        <w:rPr>
          <w:sz w:val="22"/>
          <w:lang w:val="en-GB"/>
        </w:rPr>
        <w:t>To investigate this hypothesis</w:t>
      </w:r>
      <w:r w:rsidR="00062F12">
        <w:rPr>
          <w:sz w:val="22"/>
          <w:lang w:val="en-GB"/>
        </w:rPr>
        <w:t>,</w:t>
      </w:r>
      <w:r w:rsidR="00611A1F" w:rsidRPr="00203D64">
        <w:rPr>
          <w:sz w:val="22"/>
          <w:lang w:val="en-GB"/>
        </w:rPr>
        <w:t xml:space="preserve"> 100,000 molecules were </w:t>
      </w:r>
      <w:r w:rsidR="006B2734">
        <w:rPr>
          <w:sz w:val="22"/>
          <w:lang w:val="en-GB"/>
        </w:rPr>
        <w:t xml:space="preserve">randomly </w:t>
      </w:r>
      <w:r w:rsidR="00611A1F" w:rsidRPr="00203D64">
        <w:rPr>
          <w:sz w:val="22"/>
          <w:lang w:val="en-GB"/>
        </w:rPr>
        <w:t>selected from the ChEMBL test set</w:t>
      </w:r>
      <w:r w:rsidR="00541BC3" w:rsidRPr="00203D64">
        <w:rPr>
          <w:sz w:val="22"/>
          <w:lang w:val="en-GB"/>
        </w:rPr>
        <w:t xml:space="preserve"> and clustered using</w:t>
      </w:r>
      <w:r w:rsidR="00A365BF" w:rsidRPr="00203D64">
        <w:rPr>
          <w:sz w:val="22"/>
          <w:lang w:val="en-GB"/>
        </w:rPr>
        <w:t xml:space="preserve"> the</w:t>
      </w:r>
      <w:r w:rsidR="00541BC3" w:rsidRPr="00203D64">
        <w:rPr>
          <w:sz w:val="22"/>
          <w:lang w:val="en-GB"/>
        </w:rPr>
        <w:t xml:space="preserve"> </w:t>
      </w:r>
      <w:r w:rsidR="001E42D7">
        <w:rPr>
          <w:sz w:val="22"/>
          <w:lang w:val="en-GB"/>
        </w:rPr>
        <w:t>DBSCAN</w:t>
      </w:r>
      <w:r w:rsidR="00541BC3" w:rsidRPr="00203D64">
        <w:rPr>
          <w:sz w:val="22"/>
          <w:lang w:val="en-GB"/>
        </w:rPr>
        <w:t xml:space="preserve"> algorithm</w:t>
      </w:r>
      <w:r w:rsidR="00205F54">
        <w:rPr>
          <w:sz w:val="22"/>
          <w:lang w:val="en-GB"/>
        </w:rPr>
        <w:t xml:space="preserve"> </w:t>
      </w:r>
      <w:r w:rsidR="00205F54">
        <w:rPr>
          <w:sz w:val="22"/>
          <w:lang w:val="en-GB"/>
        </w:rPr>
        <w:fldChar w:fldCharType="begin" w:fldLock="1"/>
      </w:r>
      <w:r w:rsidR="0058579E">
        <w:rPr>
          <w:sz w:val="22"/>
          <w:lang w:val="en-GB"/>
        </w:rPr>
        <w:instrText>ADDIN CSL_CITATION {"citationItems":[{"id":"ITEM-1","itemData":{"author":[{"dropping-particle":"","family":"Ester","given":"Martin","non-dropping-particle":"","parse-names":false,"suffix":""},{"dropping-particle":"","family":"Kriegel","given":"Hans-peter","non-dropping-particle":"","parse-names":false,"suffix":""},{"dropping-particle":"","family":"Xu","given":"Xiaowei","non-dropping-particle":"","parse-names":false,"suffix":""},{"dropping-particle":"","family":"Miinchen","given":"D-","non-dropping-particle":"","parse-names":false,"suffix":""}],"id":"ITEM-1","issued":{"date-parts":[["1996"]]},"title":"A Density-Based Algorithm for Discovering Clusters in Large Spatial Databases with Noise","type":"article-journal"},"uris":["http://www.mendeley.com/documents/?uuid=59984c7d-9f6a-48dc-9918-c245b00309ee"]}],"mendeley":{"formattedCitation":"[44]","plainTextFormattedCitation":"[44]","previouslyFormattedCitation":"[44]"},"properties":{"noteIndex":0},"schema":"https://github.com/citation-style-language/schema/raw/master/csl-citation.json"}</w:instrText>
      </w:r>
      <w:r w:rsidR="00205F54">
        <w:rPr>
          <w:sz w:val="22"/>
          <w:lang w:val="en-GB"/>
        </w:rPr>
        <w:fldChar w:fldCharType="separate"/>
      </w:r>
      <w:r w:rsidR="00672925" w:rsidRPr="00672925">
        <w:rPr>
          <w:noProof/>
          <w:sz w:val="22"/>
          <w:lang w:val="en-GB"/>
        </w:rPr>
        <w:t>[44]</w:t>
      </w:r>
      <w:r w:rsidR="00205F54">
        <w:rPr>
          <w:sz w:val="22"/>
          <w:lang w:val="en-GB"/>
        </w:rPr>
        <w:fldChar w:fldCharType="end"/>
      </w:r>
      <w:r w:rsidR="00541BC3" w:rsidRPr="00203D64">
        <w:rPr>
          <w:sz w:val="22"/>
          <w:lang w:val="en-GB"/>
        </w:rPr>
        <w:t>, based on the Euclidean distance of the</w:t>
      </w:r>
      <w:r w:rsidR="00637079" w:rsidRPr="00203D64">
        <w:rPr>
          <w:sz w:val="22"/>
          <w:lang w:val="en-GB"/>
        </w:rPr>
        <w:t>ir</w:t>
      </w:r>
      <w:r w:rsidR="00541BC3" w:rsidRPr="00203D64">
        <w:rPr>
          <w:sz w:val="22"/>
          <w:lang w:val="en-GB"/>
        </w:rPr>
        <w:t xml:space="preserve"> </w:t>
      </w:r>
      <w:r w:rsidR="00E35035">
        <w:rPr>
          <w:sz w:val="22"/>
          <w:lang w:val="en-GB"/>
        </w:rPr>
        <w:t>five</w:t>
      </w:r>
      <w:r w:rsidR="00541BC3" w:rsidRPr="00203D64">
        <w:rPr>
          <w:sz w:val="22"/>
          <w:lang w:val="en-GB"/>
        </w:rPr>
        <w:t xml:space="preserve"> scaled physicochemical properties (LogP, TPSA, MW, HBA, HBD). </w:t>
      </w:r>
      <w:r w:rsidR="00C81E06">
        <w:rPr>
          <w:sz w:val="22"/>
          <w:lang w:val="en-GB"/>
        </w:rPr>
        <w:t xml:space="preserve">A </w:t>
      </w:r>
      <w:r w:rsidR="0085266C">
        <w:rPr>
          <w:sz w:val="22"/>
          <w:lang w:val="en-GB"/>
        </w:rPr>
        <w:t xml:space="preserve">value of </w:t>
      </w:r>
      <w:r w:rsidR="0085266C" w:rsidRPr="00793356">
        <w:rPr>
          <w:i/>
          <w:sz w:val="22"/>
          <w:lang w:val="el-GR"/>
        </w:rPr>
        <w:t>ε</w:t>
      </w:r>
      <w:r w:rsidR="0085266C" w:rsidRPr="0085266C">
        <w:rPr>
          <w:sz w:val="22"/>
        </w:rPr>
        <w:t xml:space="preserve"> =</w:t>
      </w:r>
      <w:r w:rsidR="0085266C">
        <w:rPr>
          <w:sz w:val="22"/>
        </w:rPr>
        <w:t xml:space="preserve"> 0.1 and 10 minimum samples for associating core points were selected as parameters</w:t>
      </w:r>
      <w:r w:rsidR="004A6F22">
        <w:rPr>
          <w:sz w:val="22"/>
        </w:rPr>
        <w:t>.</w:t>
      </w:r>
    </w:p>
    <w:bookmarkEnd w:id="16"/>
    <w:p w14:paraId="6C42A4DC" w14:textId="59E36DB1" w:rsidR="00D20158" w:rsidRPr="00203D64" w:rsidRDefault="004A6F22" w:rsidP="00D20158">
      <w:pPr>
        <w:rPr>
          <w:sz w:val="22"/>
          <w:lang w:val="en-GB"/>
        </w:rPr>
      </w:pPr>
      <w:r>
        <w:rPr>
          <w:sz w:val="22"/>
          <w:lang w:val="en-GB"/>
        </w:rPr>
        <w:t xml:space="preserve">Next, </w:t>
      </w:r>
      <w:r w:rsidR="00D20158">
        <w:rPr>
          <w:sz w:val="22"/>
          <w:lang w:val="en-GB"/>
        </w:rPr>
        <w:t xml:space="preserve">two clusters of molecules </w:t>
      </w:r>
      <w:r w:rsidR="00EC3E0F">
        <w:rPr>
          <w:sz w:val="22"/>
          <w:lang w:val="en-GB"/>
        </w:rPr>
        <w:t xml:space="preserve">(with size of 53 and 57 respectively) </w:t>
      </w:r>
      <w:r w:rsidR="00D20158">
        <w:rPr>
          <w:sz w:val="22"/>
          <w:lang w:val="en-GB"/>
        </w:rPr>
        <w:t xml:space="preserve">were manually selected to keep the variance of their descriptors within a </w:t>
      </w:r>
      <w:r>
        <w:rPr>
          <w:sz w:val="22"/>
          <w:lang w:val="en-GB"/>
        </w:rPr>
        <w:t>range as narrow as possible</w:t>
      </w:r>
      <w:r w:rsidR="00584916">
        <w:rPr>
          <w:sz w:val="22"/>
          <w:lang w:val="en-GB"/>
        </w:rPr>
        <w:t>,</w:t>
      </w:r>
      <w:r>
        <w:rPr>
          <w:rStyle w:val="CommentReference"/>
        </w:rPr>
        <w:t xml:space="preserve"> </w:t>
      </w:r>
      <w:r>
        <w:rPr>
          <w:sz w:val="22"/>
          <w:lang w:val="en-GB"/>
        </w:rPr>
        <w:t>wi</w:t>
      </w:r>
      <w:r w:rsidR="00C36D19">
        <w:rPr>
          <w:sz w:val="22"/>
          <w:lang w:val="en-GB"/>
        </w:rPr>
        <w:t xml:space="preserve">th </w:t>
      </w:r>
      <w:r w:rsidR="00584916">
        <w:rPr>
          <w:sz w:val="22"/>
          <w:lang w:val="en-GB"/>
        </w:rPr>
        <w:t>preferably small</w:t>
      </w:r>
      <w:r w:rsidR="00C36D19">
        <w:rPr>
          <w:sz w:val="22"/>
          <w:lang w:val="en-GB"/>
        </w:rPr>
        <w:t xml:space="preserve"> overlap</w:t>
      </w:r>
      <w:r w:rsidR="00D20158">
        <w:rPr>
          <w:sz w:val="22"/>
          <w:lang w:val="en-GB"/>
        </w:rPr>
        <w:t xml:space="preserve">. </w:t>
      </w:r>
      <w:r w:rsidR="00D20158" w:rsidRPr="00203D64">
        <w:rPr>
          <w:sz w:val="22"/>
          <w:lang w:val="en-GB"/>
        </w:rPr>
        <w:t xml:space="preserve">The distributions </w:t>
      </w:r>
      <w:r w:rsidR="00D20158">
        <w:rPr>
          <w:sz w:val="22"/>
          <w:lang w:val="en-GB"/>
        </w:rPr>
        <w:t xml:space="preserve">of LogP, TPSA and MW of the </w:t>
      </w:r>
      <w:r w:rsidR="00C36D19">
        <w:rPr>
          <w:sz w:val="22"/>
          <w:lang w:val="en-GB"/>
        </w:rPr>
        <w:t>selected</w:t>
      </w:r>
      <w:r w:rsidR="00D20158">
        <w:rPr>
          <w:sz w:val="22"/>
          <w:lang w:val="en-GB"/>
        </w:rPr>
        <w:t xml:space="preserve"> clusters are shown in</w:t>
      </w:r>
      <w:r w:rsidR="00D20158" w:rsidRPr="00203D64">
        <w:rPr>
          <w:sz w:val="22"/>
          <w:lang w:val="en-GB"/>
        </w:rPr>
        <w:t xml:space="preserve"> </w:t>
      </w:r>
      <w:r w:rsidR="00D20158" w:rsidRPr="00203D64">
        <w:rPr>
          <w:sz w:val="22"/>
          <w:lang w:val="en-GB"/>
        </w:rPr>
        <w:fldChar w:fldCharType="begin"/>
      </w:r>
      <w:r w:rsidR="00D20158" w:rsidRPr="00203D64">
        <w:rPr>
          <w:sz w:val="22"/>
          <w:lang w:val="en-GB"/>
        </w:rPr>
        <w:instrText xml:space="preserve"> REF _Ref14091765 \h </w:instrText>
      </w:r>
      <w:r w:rsidR="00D20158">
        <w:rPr>
          <w:sz w:val="22"/>
          <w:lang w:val="en-GB"/>
        </w:rPr>
        <w:instrText xml:space="preserve"> \* MERGEFORMAT </w:instrText>
      </w:r>
      <w:r w:rsidR="00D20158" w:rsidRPr="00203D64">
        <w:rPr>
          <w:sz w:val="22"/>
          <w:lang w:val="en-GB"/>
        </w:rPr>
      </w:r>
      <w:r w:rsidR="00D20158" w:rsidRPr="00203D64">
        <w:rPr>
          <w:sz w:val="22"/>
          <w:lang w:val="en-GB"/>
        </w:rPr>
        <w:fldChar w:fldCharType="separate"/>
      </w:r>
      <w:r w:rsidR="00584916" w:rsidRPr="00584916">
        <w:rPr>
          <w:sz w:val="22"/>
        </w:rPr>
        <w:t xml:space="preserve">Figure </w:t>
      </w:r>
      <w:r w:rsidR="00584916" w:rsidRPr="00584916">
        <w:rPr>
          <w:noProof/>
          <w:sz w:val="22"/>
        </w:rPr>
        <w:t>9</w:t>
      </w:r>
      <w:r w:rsidR="00D20158" w:rsidRPr="00203D64">
        <w:rPr>
          <w:sz w:val="22"/>
          <w:lang w:val="en-GB"/>
        </w:rPr>
        <w:fldChar w:fldCharType="end"/>
      </w:r>
      <w:r w:rsidR="00D20158">
        <w:rPr>
          <w:sz w:val="22"/>
          <w:lang w:val="en-GB"/>
        </w:rPr>
        <w:t>A-C</w:t>
      </w:r>
      <w:r w:rsidR="00D20158" w:rsidRPr="00203D64">
        <w:rPr>
          <w:sz w:val="22"/>
          <w:lang w:val="en-GB"/>
        </w:rPr>
        <w:t xml:space="preserve">. </w:t>
      </w:r>
      <w:r w:rsidR="00D20158">
        <w:rPr>
          <w:sz w:val="22"/>
          <w:lang w:val="en-GB"/>
        </w:rPr>
        <w:t xml:space="preserve">All the molecules of the first cluster resulted in an HBA count of four and an HBD count of zero and all molecules of the second cluster resulted in counts of four and one respectively. </w:t>
      </w:r>
      <w:r w:rsidR="00D20158" w:rsidRPr="00203D64">
        <w:rPr>
          <w:sz w:val="22"/>
          <w:lang w:val="en-GB"/>
        </w:rPr>
        <w:t xml:space="preserve">The </w:t>
      </w:r>
      <w:r w:rsidR="00D20158">
        <w:rPr>
          <w:sz w:val="22"/>
          <w:lang w:val="en-GB"/>
        </w:rPr>
        <w:t>selected</w:t>
      </w:r>
      <w:r w:rsidR="00D20158" w:rsidRPr="00203D64">
        <w:rPr>
          <w:sz w:val="22"/>
          <w:lang w:val="en-GB"/>
        </w:rPr>
        <w:t xml:space="preserve"> clusters show </w:t>
      </w:r>
      <w:r w:rsidR="00D20158">
        <w:rPr>
          <w:sz w:val="22"/>
          <w:lang w:val="en-GB"/>
        </w:rPr>
        <w:t>minimal</w:t>
      </w:r>
      <w:r w:rsidR="00D20158" w:rsidRPr="00203D64">
        <w:rPr>
          <w:sz w:val="22"/>
          <w:lang w:val="en-GB"/>
        </w:rPr>
        <w:t xml:space="preserve"> </w:t>
      </w:r>
      <w:r w:rsidR="000F151F">
        <w:rPr>
          <w:sz w:val="22"/>
          <w:lang w:val="en-GB"/>
        </w:rPr>
        <w:t>or</w:t>
      </w:r>
      <w:r w:rsidR="00D20158">
        <w:rPr>
          <w:sz w:val="22"/>
          <w:lang w:val="en-GB"/>
        </w:rPr>
        <w:t xml:space="preserve"> no </w:t>
      </w:r>
      <w:r w:rsidR="00D20158" w:rsidRPr="00203D64">
        <w:rPr>
          <w:sz w:val="22"/>
          <w:lang w:val="en-GB"/>
        </w:rPr>
        <w:t>overlapping with respect to LogP</w:t>
      </w:r>
      <w:r w:rsidR="00D20158">
        <w:rPr>
          <w:sz w:val="22"/>
          <w:lang w:val="en-GB"/>
        </w:rPr>
        <w:t xml:space="preserve">, </w:t>
      </w:r>
      <w:r w:rsidR="00D20158" w:rsidRPr="00203D64">
        <w:rPr>
          <w:sz w:val="22"/>
          <w:lang w:val="en-GB"/>
        </w:rPr>
        <w:t>TPSA</w:t>
      </w:r>
      <w:r w:rsidR="00D20158">
        <w:rPr>
          <w:sz w:val="22"/>
          <w:lang w:val="en-GB"/>
        </w:rPr>
        <w:t xml:space="preserve"> and HBD count</w:t>
      </w:r>
      <w:r w:rsidR="00D20158" w:rsidRPr="00203D64">
        <w:rPr>
          <w:sz w:val="22"/>
          <w:lang w:val="en-GB"/>
        </w:rPr>
        <w:t xml:space="preserve"> whereas </w:t>
      </w:r>
      <w:r w:rsidR="00D20158">
        <w:rPr>
          <w:sz w:val="22"/>
          <w:lang w:val="en-GB"/>
        </w:rPr>
        <w:t>they share the same count of HBA and similar values of MW. The values of QED and predicted probability of being active were not considered during clustering.</w:t>
      </w:r>
    </w:p>
    <w:p w14:paraId="3F5BED91" w14:textId="77777777" w:rsidR="00F20CE6" w:rsidRDefault="00F20CE6" w:rsidP="00304443">
      <w:pPr>
        <w:rPr>
          <w:lang w:val="en-GB"/>
        </w:rPr>
      </w:pPr>
    </w:p>
    <w:p w14:paraId="44B5A114" w14:textId="020AE8E3" w:rsidR="0006198F" w:rsidRDefault="00761F13" w:rsidP="00761F13">
      <w:pPr>
        <w:keepNext/>
      </w:pPr>
      <w:r>
        <w:lastRenderedPageBreak/>
        <w:t xml:space="preserve">                           </w:t>
      </w:r>
      <w:r w:rsidR="00391FB9">
        <w:rPr>
          <w:noProof/>
          <w:lang w:val="en-GB"/>
        </w:rPr>
        <w:drawing>
          <wp:inline distT="0" distB="0" distL="0" distR="0" wp14:anchorId="11DB0D9A" wp14:editId="30BD7329">
            <wp:extent cx="1447463" cy="2208351"/>
            <wp:effectExtent l="0" t="0" r="63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91887" cy="2276128"/>
                    </a:xfrm>
                    <a:prstGeom prst="rect">
                      <a:avLst/>
                    </a:prstGeom>
                    <a:noFill/>
                    <a:ln>
                      <a:noFill/>
                    </a:ln>
                  </pic:spPr>
                </pic:pic>
              </a:graphicData>
            </a:graphic>
          </wp:inline>
        </w:drawing>
      </w:r>
      <w:r w:rsidR="003C5265">
        <w:rPr>
          <w:noProof/>
          <w:lang w:val="en-GB"/>
        </w:rPr>
        <w:drawing>
          <wp:inline distT="0" distB="0" distL="0" distR="0" wp14:anchorId="0D1F287A" wp14:editId="44AA1C51">
            <wp:extent cx="2831529" cy="2200012"/>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1529" cy="2200012"/>
                    </a:xfrm>
                    <a:prstGeom prst="rect">
                      <a:avLst/>
                    </a:prstGeom>
                    <a:noFill/>
                    <a:ln>
                      <a:noFill/>
                    </a:ln>
                  </pic:spPr>
                </pic:pic>
              </a:graphicData>
            </a:graphic>
          </wp:inline>
        </w:drawing>
      </w:r>
    </w:p>
    <w:p w14:paraId="06F14819" w14:textId="72B8E151" w:rsidR="0006198F" w:rsidRDefault="0006198F" w:rsidP="00A2727E">
      <w:pPr>
        <w:pStyle w:val="Caption"/>
        <w:rPr>
          <w:lang w:val="en-GB"/>
        </w:rPr>
      </w:pPr>
      <w:bookmarkStart w:id="17" w:name="_Ref14091765"/>
      <w:r>
        <w:t xml:space="preserve">Figure </w:t>
      </w:r>
      <w:r>
        <w:fldChar w:fldCharType="begin"/>
      </w:r>
      <w:r>
        <w:instrText xml:space="preserve"> SEQ Figure \* ARABIC </w:instrText>
      </w:r>
      <w:r>
        <w:fldChar w:fldCharType="separate"/>
      </w:r>
      <w:r w:rsidR="00BB0168">
        <w:rPr>
          <w:noProof/>
        </w:rPr>
        <w:t>9</w:t>
      </w:r>
      <w:r>
        <w:fldChar w:fldCharType="end"/>
      </w:r>
      <w:bookmarkEnd w:id="17"/>
      <w:r>
        <w:t xml:space="preserve">: </w:t>
      </w:r>
      <w:r w:rsidR="00E00F11" w:rsidRPr="00E00F11">
        <w:rPr>
          <w:b/>
        </w:rPr>
        <w:t>A-C)</w:t>
      </w:r>
      <w:r w:rsidR="00E00F11">
        <w:t xml:space="preserve"> </w:t>
      </w:r>
      <w:r w:rsidR="00E23B9B">
        <w:t xml:space="preserve">Distribution of </w:t>
      </w:r>
      <w:r w:rsidR="00A2727E">
        <w:t>Properties of each cluster</w:t>
      </w:r>
      <w:r w:rsidR="00E00F11">
        <w:t xml:space="preserve">. </w:t>
      </w:r>
      <w:r w:rsidR="00E00F11" w:rsidRPr="00E00F11">
        <w:rPr>
          <w:b/>
        </w:rPr>
        <w:t>D)</w:t>
      </w:r>
      <w:r w:rsidR="00E00F11">
        <w:t xml:space="preserve"> </w:t>
      </w:r>
      <w:r w:rsidR="00E23B9B">
        <w:t xml:space="preserve">Distribution of </w:t>
      </w:r>
      <w:r w:rsidR="00A2727E">
        <w:t xml:space="preserve">calculated Negative Log Likelihood of </w:t>
      </w:r>
      <w:r w:rsidR="00B7230D">
        <w:t xml:space="preserve">sampling </w:t>
      </w:r>
      <w:r w:rsidR="00A2727E">
        <w:t xml:space="preserve">each cluster using the </w:t>
      </w:r>
      <w:r w:rsidR="00C23DFB">
        <w:t>two</w:t>
      </w:r>
      <w:r w:rsidR="00A64974">
        <w:t xml:space="preserve"> cluster</w:t>
      </w:r>
      <w:r w:rsidR="00A2727E">
        <w:t xml:space="preserve"> centers as seeds</w:t>
      </w:r>
      <w:r w:rsidR="00B7201E">
        <w:t>,</w:t>
      </w:r>
      <w:r w:rsidR="00EE3880">
        <w:t xml:space="preserve"> interchangeably</w:t>
      </w:r>
      <w:r w:rsidR="00A2727E">
        <w:t xml:space="preserve">. </w:t>
      </w:r>
      <w:r w:rsidR="00C23DFB">
        <w:t>It is shown that using a relevant seed</w:t>
      </w:r>
      <w:r w:rsidR="00A64974">
        <w:t xml:space="preserve"> </w:t>
      </w:r>
      <w:r w:rsidR="00C23DFB">
        <w:t xml:space="preserve">makes it more probable to sample chemically </w:t>
      </w:r>
      <w:r w:rsidR="00464905">
        <w:t>neighboring</w:t>
      </w:r>
      <w:r w:rsidR="00C23DFB">
        <w:t xml:space="preserve"> molecules than </w:t>
      </w:r>
      <w:r w:rsidR="007A0D4D">
        <w:t xml:space="preserve">molecules from </w:t>
      </w:r>
      <w:r w:rsidR="00D540E4">
        <w:t xml:space="preserve">another </w:t>
      </w:r>
      <w:r w:rsidR="007A0D4D">
        <w:t>cluster</w:t>
      </w:r>
      <w:r w:rsidR="00C23DFB">
        <w:t>.</w:t>
      </w:r>
      <w:r w:rsidR="00A64974">
        <w:t xml:space="preserve"> </w:t>
      </w:r>
    </w:p>
    <w:p w14:paraId="716793A9" w14:textId="77777777" w:rsidR="0006198F" w:rsidRDefault="0006198F" w:rsidP="00304443">
      <w:pPr>
        <w:rPr>
          <w:lang w:val="en-GB"/>
        </w:rPr>
      </w:pPr>
    </w:p>
    <w:p w14:paraId="2D98BD85" w14:textId="5E41971A" w:rsidR="00616522" w:rsidRDefault="00992D48" w:rsidP="00BA78C6">
      <w:pPr>
        <w:rPr>
          <w:sz w:val="22"/>
          <w:lang w:val="en-GB"/>
        </w:rPr>
      </w:pPr>
      <w:r>
        <w:rPr>
          <w:sz w:val="22"/>
          <w:lang w:val="en-GB"/>
        </w:rPr>
        <w:t xml:space="preserve">The seed </w:t>
      </w:r>
      <w:r w:rsidR="00BF759C">
        <w:rPr>
          <w:sz w:val="22"/>
          <w:lang w:val="en-GB"/>
        </w:rPr>
        <w:t>condition</w:t>
      </w:r>
      <w:r w:rsidR="00C85847">
        <w:rPr>
          <w:sz w:val="22"/>
          <w:lang w:val="en-GB"/>
        </w:rPr>
        <w:t>s</w:t>
      </w:r>
      <w:r w:rsidR="00BF759C">
        <w:rPr>
          <w:sz w:val="22"/>
          <w:lang w:val="en-GB"/>
        </w:rPr>
        <w:t xml:space="preserve"> </w:t>
      </w:r>
      <w:r>
        <w:rPr>
          <w:sz w:val="22"/>
          <w:lang w:val="en-GB"/>
        </w:rPr>
        <w:t xml:space="preserve">were selected as the </w:t>
      </w:r>
      <w:r w:rsidR="00491F24">
        <w:rPr>
          <w:sz w:val="22"/>
          <w:lang w:val="en-GB"/>
        </w:rPr>
        <w:t>coordinates of the geometric centre of each cluster</w:t>
      </w:r>
      <w:r w:rsidR="00360BB8" w:rsidRPr="00203D64">
        <w:rPr>
          <w:sz w:val="22"/>
          <w:lang w:val="en-GB"/>
        </w:rPr>
        <w:t>.</w:t>
      </w:r>
      <w:r w:rsidR="004C5577" w:rsidRPr="00203D64">
        <w:rPr>
          <w:sz w:val="22"/>
          <w:lang w:val="en-GB"/>
        </w:rPr>
        <w:t xml:space="preserve">  </w:t>
      </w:r>
      <w:r w:rsidR="00540CBB">
        <w:rPr>
          <w:sz w:val="22"/>
          <w:lang w:val="en-GB"/>
        </w:rPr>
        <w:t>T</w:t>
      </w:r>
      <w:r w:rsidR="004C5577" w:rsidRPr="00203D64">
        <w:rPr>
          <w:sz w:val="22"/>
          <w:lang w:val="en-GB"/>
        </w:rPr>
        <w:t>he</w:t>
      </w:r>
      <w:r w:rsidR="003C578C" w:rsidRPr="00203D64">
        <w:rPr>
          <w:sz w:val="22"/>
          <w:lang w:val="en-GB"/>
        </w:rPr>
        <w:t xml:space="preserve"> conditional</w:t>
      </w:r>
      <w:r w:rsidR="004C5577" w:rsidRPr="00203D64">
        <w:rPr>
          <w:sz w:val="22"/>
          <w:lang w:val="en-GB"/>
        </w:rPr>
        <w:t xml:space="preserve"> NLL of sampling </w:t>
      </w:r>
      <w:r w:rsidR="00AC206D" w:rsidRPr="00203D64">
        <w:rPr>
          <w:sz w:val="22"/>
          <w:lang w:val="en-GB"/>
        </w:rPr>
        <w:t xml:space="preserve">the canonical SMILES of </w:t>
      </w:r>
      <w:r w:rsidR="004C5577" w:rsidRPr="00203D64">
        <w:rPr>
          <w:sz w:val="22"/>
          <w:lang w:val="en-GB"/>
        </w:rPr>
        <w:t xml:space="preserve">each cluster </w:t>
      </w:r>
      <w:r w:rsidR="00540CBB">
        <w:rPr>
          <w:sz w:val="22"/>
          <w:lang w:val="en-GB"/>
        </w:rPr>
        <w:t>under different seed</w:t>
      </w:r>
      <w:r w:rsidR="00C85847">
        <w:rPr>
          <w:sz w:val="22"/>
          <w:lang w:val="en-GB"/>
        </w:rPr>
        <w:t>s</w:t>
      </w:r>
      <w:r w:rsidR="00540CBB">
        <w:rPr>
          <w:sz w:val="22"/>
          <w:lang w:val="en-GB"/>
        </w:rPr>
        <w:t xml:space="preserve"> </w:t>
      </w:r>
      <w:r w:rsidR="00247FD1" w:rsidRPr="00203D64">
        <w:rPr>
          <w:sz w:val="22"/>
          <w:lang w:val="en-GB"/>
        </w:rPr>
        <w:t xml:space="preserve">was calculated </w:t>
      </w:r>
      <w:r w:rsidR="00BC1572">
        <w:rPr>
          <w:sz w:val="22"/>
          <w:lang w:val="en-GB"/>
        </w:rPr>
        <w:t>according to Equation 1</w:t>
      </w:r>
      <w:r w:rsidR="00C85847">
        <w:rPr>
          <w:sz w:val="22"/>
          <w:lang w:val="en-GB"/>
        </w:rPr>
        <w:t xml:space="preserve"> </w:t>
      </w:r>
      <w:r w:rsidR="004C5577" w:rsidRPr="00203D64">
        <w:rPr>
          <w:sz w:val="22"/>
          <w:lang w:val="en-GB"/>
        </w:rPr>
        <w:t>(</w:t>
      </w:r>
      <w:r w:rsidR="0085266C" w:rsidRPr="00B81D64">
        <w:rPr>
          <w:sz w:val="20"/>
          <w:lang w:val="en-GB"/>
        </w:rPr>
        <w:fldChar w:fldCharType="begin"/>
      </w:r>
      <w:r w:rsidR="0085266C" w:rsidRPr="00B81D64">
        <w:rPr>
          <w:sz w:val="20"/>
          <w:lang w:val="en-GB"/>
        </w:rPr>
        <w:instrText xml:space="preserve"> REF _Ref14091765 \h </w:instrText>
      </w:r>
      <w:r w:rsidR="00B81D64">
        <w:rPr>
          <w:sz w:val="20"/>
          <w:lang w:val="en-GB"/>
        </w:rPr>
        <w:instrText xml:space="preserve"> \* MERGEFORMAT </w:instrText>
      </w:r>
      <w:r w:rsidR="0085266C" w:rsidRPr="00B81D64">
        <w:rPr>
          <w:sz w:val="20"/>
          <w:lang w:val="en-GB"/>
        </w:rPr>
      </w:r>
      <w:r w:rsidR="0085266C" w:rsidRPr="00B81D64">
        <w:rPr>
          <w:sz w:val="20"/>
          <w:lang w:val="en-GB"/>
        </w:rPr>
        <w:fldChar w:fldCharType="separate"/>
      </w:r>
      <w:r w:rsidR="00BB0168" w:rsidRPr="00BB0168">
        <w:rPr>
          <w:sz w:val="22"/>
        </w:rPr>
        <w:t xml:space="preserve">Figure </w:t>
      </w:r>
      <w:r w:rsidR="00BB0168" w:rsidRPr="00BB0168">
        <w:rPr>
          <w:noProof/>
          <w:sz w:val="22"/>
        </w:rPr>
        <w:t>9</w:t>
      </w:r>
      <w:r w:rsidR="0085266C" w:rsidRPr="00B81D64">
        <w:rPr>
          <w:sz w:val="20"/>
          <w:lang w:val="en-GB"/>
        </w:rPr>
        <w:fldChar w:fldCharType="end"/>
      </w:r>
      <w:r w:rsidR="009A08F3">
        <w:rPr>
          <w:sz w:val="22"/>
          <w:lang w:val="en-GB"/>
        </w:rPr>
        <w:t>D</w:t>
      </w:r>
      <w:r w:rsidR="004C5577" w:rsidRPr="00203D64">
        <w:rPr>
          <w:sz w:val="22"/>
          <w:lang w:val="en-GB"/>
        </w:rPr>
        <w:t>).</w:t>
      </w:r>
      <w:r w:rsidR="00247FD1" w:rsidRPr="00203D64">
        <w:rPr>
          <w:sz w:val="22"/>
          <w:lang w:val="en-GB"/>
        </w:rPr>
        <w:t xml:space="preserve">  </w:t>
      </w:r>
      <w:r w:rsidR="00D60DEA">
        <w:rPr>
          <w:sz w:val="22"/>
          <w:lang w:val="en-GB"/>
        </w:rPr>
        <w:t>T</w:t>
      </w:r>
      <w:r w:rsidR="00247FD1" w:rsidRPr="00203D64">
        <w:rPr>
          <w:sz w:val="22"/>
          <w:lang w:val="en-GB"/>
        </w:rPr>
        <w:t>he cross-conditional NLL was calculated for each cluster by swapping the</w:t>
      </w:r>
      <w:r w:rsidR="000A20F2" w:rsidRPr="00203D64">
        <w:rPr>
          <w:sz w:val="22"/>
          <w:lang w:val="en-GB"/>
        </w:rPr>
        <w:t xml:space="preserve"> </w:t>
      </w:r>
      <w:r w:rsidR="00070FA5">
        <w:rPr>
          <w:sz w:val="22"/>
          <w:lang w:val="en-GB"/>
        </w:rPr>
        <w:t xml:space="preserve">conditional </w:t>
      </w:r>
      <w:r w:rsidR="002C774C" w:rsidRPr="00203D64">
        <w:rPr>
          <w:sz w:val="22"/>
          <w:lang w:val="en-GB"/>
        </w:rPr>
        <w:t>seeds</w:t>
      </w:r>
      <w:r w:rsidR="00070FA5">
        <w:rPr>
          <w:sz w:val="22"/>
          <w:lang w:val="en-GB"/>
        </w:rPr>
        <w:t xml:space="preserve"> of </w:t>
      </w:r>
      <w:r w:rsidR="00D60DEA">
        <w:rPr>
          <w:sz w:val="22"/>
          <w:lang w:val="en-GB"/>
        </w:rPr>
        <w:t>both</w:t>
      </w:r>
      <w:r w:rsidR="00070FA5">
        <w:rPr>
          <w:sz w:val="22"/>
          <w:lang w:val="en-GB"/>
        </w:rPr>
        <w:t xml:space="preserve"> clusters</w:t>
      </w:r>
      <w:r w:rsidR="002C774C" w:rsidRPr="00203D64">
        <w:rPr>
          <w:sz w:val="22"/>
          <w:lang w:val="en-GB"/>
        </w:rPr>
        <w:t>.</w:t>
      </w:r>
      <w:r w:rsidR="00E90D91" w:rsidRPr="00203D64">
        <w:rPr>
          <w:sz w:val="22"/>
          <w:lang w:val="en-GB"/>
        </w:rPr>
        <w:t xml:space="preserve"> </w:t>
      </w:r>
      <w:r w:rsidR="00C85847">
        <w:rPr>
          <w:sz w:val="22"/>
          <w:lang w:val="en-GB"/>
        </w:rPr>
        <w:t>Theoretically</w:t>
      </w:r>
      <w:r w:rsidR="000A20F2" w:rsidRPr="00203D64">
        <w:rPr>
          <w:sz w:val="22"/>
          <w:lang w:val="en-GB"/>
        </w:rPr>
        <w:t xml:space="preserve">, </w:t>
      </w:r>
      <w:r w:rsidR="00C85847">
        <w:rPr>
          <w:sz w:val="22"/>
          <w:lang w:val="en-GB"/>
        </w:rPr>
        <w:t xml:space="preserve">the </w:t>
      </w:r>
      <w:r w:rsidR="006E6426">
        <w:rPr>
          <w:sz w:val="22"/>
          <w:lang w:val="en-GB"/>
        </w:rPr>
        <w:t>generati</w:t>
      </w:r>
      <w:r w:rsidR="00392AF7">
        <w:rPr>
          <w:sz w:val="22"/>
          <w:lang w:val="en-GB"/>
        </w:rPr>
        <w:t>on of</w:t>
      </w:r>
      <w:r w:rsidR="006E6426">
        <w:rPr>
          <w:sz w:val="22"/>
          <w:lang w:val="en-GB"/>
        </w:rPr>
        <w:t xml:space="preserve"> </w:t>
      </w:r>
      <w:r w:rsidR="000A20F2" w:rsidRPr="00203D64">
        <w:rPr>
          <w:sz w:val="22"/>
          <w:lang w:val="en-GB"/>
        </w:rPr>
        <w:t xml:space="preserve">molecules from these </w:t>
      </w:r>
      <w:r w:rsidR="005B4AB3">
        <w:rPr>
          <w:sz w:val="22"/>
          <w:lang w:val="en-GB"/>
        </w:rPr>
        <w:t>two</w:t>
      </w:r>
      <w:r w:rsidR="000A20F2" w:rsidRPr="00203D64">
        <w:rPr>
          <w:sz w:val="22"/>
          <w:lang w:val="en-GB"/>
        </w:rPr>
        <w:t xml:space="preserve"> clusters during conditional sampling should be mutually exclusive </w:t>
      </w:r>
      <w:r w:rsidR="00380649">
        <w:rPr>
          <w:sz w:val="22"/>
          <w:lang w:val="en-GB"/>
        </w:rPr>
        <w:t xml:space="preserve">using </w:t>
      </w:r>
      <w:r w:rsidR="00102E8F">
        <w:rPr>
          <w:sz w:val="22"/>
          <w:lang w:val="en-GB"/>
        </w:rPr>
        <w:t>their own</w:t>
      </w:r>
      <w:r w:rsidR="00616522">
        <w:rPr>
          <w:sz w:val="22"/>
          <w:lang w:val="en-GB"/>
        </w:rPr>
        <w:t xml:space="preserve"> cluster centr</w:t>
      </w:r>
      <w:r w:rsidR="00102E8F">
        <w:rPr>
          <w:sz w:val="22"/>
          <w:lang w:val="en-GB"/>
        </w:rPr>
        <w:t>e</w:t>
      </w:r>
      <w:r w:rsidR="00616522">
        <w:rPr>
          <w:sz w:val="22"/>
          <w:lang w:val="en-GB"/>
        </w:rPr>
        <w:t xml:space="preserve"> as seed</w:t>
      </w:r>
      <w:r w:rsidR="000A20F2" w:rsidRPr="00203D64">
        <w:rPr>
          <w:sz w:val="22"/>
          <w:lang w:val="en-GB"/>
        </w:rPr>
        <w:t xml:space="preserve">. </w:t>
      </w:r>
      <w:r w:rsidR="0024448E">
        <w:rPr>
          <w:sz w:val="22"/>
          <w:lang w:val="en-GB"/>
        </w:rPr>
        <w:t>In other word</w:t>
      </w:r>
      <w:r w:rsidR="00C85847">
        <w:rPr>
          <w:sz w:val="22"/>
          <w:lang w:val="en-GB"/>
        </w:rPr>
        <w:t>s</w:t>
      </w:r>
      <w:r w:rsidR="00793356">
        <w:rPr>
          <w:sz w:val="22"/>
          <w:lang w:val="en-GB"/>
        </w:rPr>
        <w:t xml:space="preserve">, </w:t>
      </w:r>
      <w:r w:rsidR="00CB557F">
        <w:rPr>
          <w:sz w:val="22"/>
          <w:lang w:val="en-GB"/>
        </w:rPr>
        <w:t xml:space="preserve">using </w:t>
      </w:r>
      <w:r w:rsidR="007E6523">
        <w:rPr>
          <w:sz w:val="22"/>
          <w:lang w:val="en-GB"/>
        </w:rPr>
        <w:t xml:space="preserve">each cluster centre as the seed will have higher probability to sample </w:t>
      </w:r>
      <w:r w:rsidR="00F651B0">
        <w:rPr>
          <w:sz w:val="22"/>
          <w:lang w:val="en-GB"/>
        </w:rPr>
        <w:t xml:space="preserve">the compounds </w:t>
      </w:r>
      <w:r w:rsidR="00891B2B">
        <w:rPr>
          <w:sz w:val="22"/>
          <w:lang w:val="en-GB"/>
        </w:rPr>
        <w:t>with</w:t>
      </w:r>
      <w:r w:rsidR="00F651B0">
        <w:rPr>
          <w:sz w:val="22"/>
          <w:lang w:val="en-GB"/>
        </w:rPr>
        <w:t>in the same cluster.</w:t>
      </w:r>
      <w:r w:rsidR="0032586B" w:rsidRPr="00203D64">
        <w:rPr>
          <w:sz w:val="22"/>
          <w:lang w:val="en-GB"/>
        </w:rPr>
        <w:t xml:space="preserve"> </w:t>
      </w:r>
    </w:p>
    <w:p w14:paraId="6668E57A" w14:textId="5DBE3A42" w:rsidR="00611A1F" w:rsidRDefault="00261B73" w:rsidP="00BA78C6">
      <w:pPr>
        <w:rPr>
          <w:sz w:val="22"/>
          <w:lang w:val="en-GB"/>
        </w:rPr>
      </w:pPr>
      <w:r>
        <w:rPr>
          <w:sz w:val="22"/>
          <w:lang w:val="en-GB"/>
        </w:rPr>
        <w:t xml:space="preserve">This hypothesis is </w:t>
      </w:r>
      <w:proofErr w:type="gramStart"/>
      <w:r>
        <w:rPr>
          <w:sz w:val="22"/>
          <w:lang w:val="en-GB"/>
        </w:rPr>
        <w:t>actually supported</w:t>
      </w:r>
      <w:proofErr w:type="gramEnd"/>
      <w:r>
        <w:rPr>
          <w:sz w:val="22"/>
          <w:lang w:val="en-GB"/>
        </w:rPr>
        <w:t xml:space="preserve"> by </w:t>
      </w:r>
      <w:r w:rsidR="0092019B">
        <w:rPr>
          <w:sz w:val="22"/>
          <w:lang w:val="en-GB"/>
        </w:rPr>
        <w:t>Figure 10</w:t>
      </w:r>
      <w:r w:rsidR="00893C04">
        <w:rPr>
          <w:sz w:val="22"/>
          <w:lang w:val="en-GB"/>
        </w:rPr>
        <w:t>D</w:t>
      </w:r>
      <w:r>
        <w:rPr>
          <w:sz w:val="22"/>
          <w:lang w:val="en-GB"/>
        </w:rPr>
        <w:t xml:space="preserve">. </w:t>
      </w:r>
      <w:r w:rsidR="00893C04">
        <w:rPr>
          <w:sz w:val="22"/>
          <w:lang w:val="en-GB"/>
        </w:rPr>
        <w:t xml:space="preserve"> </w:t>
      </w:r>
      <w:r w:rsidR="00891B2B">
        <w:rPr>
          <w:sz w:val="22"/>
          <w:lang w:val="en-GB"/>
        </w:rPr>
        <w:t>In o</w:t>
      </w:r>
      <w:r w:rsidR="00102330">
        <w:rPr>
          <w:sz w:val="22"/>
          <w:lang w:val="en-GB"/>
        </w:rPr>
        <w:t>verall, t</w:t>
      </w:r>
      <w:r w:rsidR="00B51300" w:rsidRPr="00203D64">
        <w:rPr>
          <w:sz w:val="22"/>
          <w:lang w:val="en-GB"/>
        </w:rPr>
        <w:t xml:space="preserve">he molecules </w:t>
      </w:r>
      <w:r w:rsidR="00D71730">
        <w:rPr>
          <w:sz w:val="22"/>
          <w:lang w:val="en-GB"/>
        </w:rPr>
        <w:t>in</w:t>
      </w:r>
      <w:r w:rsidR="00D71730" w:rsidRPr="00203D64">
        <w:rPr>
          <w:sz w:val="22"/>
          <w:lang w:val="en-GB"/>
        </w:rPr>
        <w:t xml:space="preserve"> </w:t>
      </w:r>
      <w:r w:rsidR="00B51300" w:rsidRPr="00203D64">
        <w:rPr>
          <w:sz w:val="22"/>
          <w:lang w:val="en-GB"/>
        </w:rPr>
        <w:t xml:space="preserve">cluster </w:t>
      </w:r>
      <w:r w:rsidR="001D79A4" w:rsidRPr="00891B2B">
        <w:rPr>
          <w:sz w:val="22"/>
          <w:lang w:val="en-GB"/>
        </w:rPr>
        <w:t>1</w:t>
      </w:r>
      <w:r w:rsidR="00B51300" w:rsidRPr="00203D64">
        <w:rPr>
          <w:sz w:val="22"/>
          <w:lang w:val="en-GB"/>
        </w:rPr>
        <w:t xml:space="preserve"> </w:t>
      </w:r>
      <w:r w:rsidR="00F67F59">
        <w:rPr>
          <w:sz w:val="22"/>
          <w:lang w:val="en-GB"/>
        </w:rPr>
        <w:t xml:space="preserve">(blue curve) </w:t>
      </w:r>
      <w:r w:rsidR="00B51300" w:rsidRPr="00203D64">
        <w:rPr>
          <w:sz w:val="22"/>
          <w:lang w:val="en-GB"/>
        </w:rPr>
        <w:t>are more likely to be sampled than the ones in cluster</w:t>
      </w:r>
      <w:r w:rsidR="001D79A4">
        <w:rPr>
          <w:sz w:val="22"/>
          <w:lang w:val="en-GB"/>
        </w:rPr>
        <w:t xml:space="preserve"> </w:t>
      </w:r>
      <w:r w:rsidR="001D79A4" w:rsidRPr="00891B2B">
        <w:rPr>
          <w:sz w:val="22"/>
          <w:lang w:val="en-GB"/>
        </w:rPr>
        <w:t>2</w:t>
      </w:r>
      <w:r w:rsidR="00F67F59">
        <w:rPr>
          <w:b/>
          <w:sz w:val="22"/>
          <w:lang w:val="en-GB"/>
        </w:rPr>
        <w:t xml:space="preserve"> </w:t>
      </w:r>
      <w:r w:rsidR="00F67F59" w:rsidRPr="00891B2B">
        <w:rPr>
          <w:sz w:val="22"/>
          <w:lang w:val="en-GB"/>
        </w:rPr>
        <w:t>(green curve)</w:t>
      </w:r>
      <w:r w:rsidR="00B51300" w:rsidRPr="00203D64">
        <w:rPr>
          <w:sz w:val="22"/>
          <w:lang w:val="en-GB"/>
        </w:rPr>
        <w:t xml:space="preserve">, </w:t>
      </w:r>
      <w:r w:rsidR="000B03FF">
        <w:rPr>
          <w:sz w:val="22"/>
          <w:lang w:val="en-GB"/>
        </w:rPr>
        <w:t xml:space="preserve">when the </w:t>
      </w:r>
      <w:r w:rsidR="00FB038E">
        <w:rPr>
          <w:sz w:val="22"/>
          <w:lang w:val="en-GB"/>
        </w:rPr>
        <w:t>condition</w:t>
      </w:r>
      <w:r w:rsidR="00891B2B">
        <w:rPr>
          <w:sz w:val="22"/>
          <w:lang w:val="en-GB"/>
        </w:rPr>
        <w:t>al</w:t>
      </w:r>
      <w:r w:rsidR="008E119F">
        <w:rPr>
          <w:sz w:val="22"/>
          <w:lang w:val="en-GB"/>
        </w:rPr>
        <w:t xml:space="preserve"> </w:t>
      </w:r>
      <w:r w:rsidR="006A6C7A">
        <w:rPr>
          <w:sz w:val="22"/>
          <w:lang w:val="en-GB"/>
        </w:rPr>
        <w:t>vector</w:t>
      </w:r>
      <w:r w:rsidR="000B03FF">
        <w:rPr>
          <w:sz w:val="22"/>
          <w:lang w:val="en-GB"/>
        </w:rPr>
        <w:t xml:space="preserve"> is derived </w:t>
      </w:r>
      <w:r w:rsidR="00F475CD">
        <w:rPr>
          <w:sz w:val="22"/>
          <w:lang w:val="en-GB"/>
        </w:rPr>
        <w:t>from</w:t>
      </w:r>
      <w:r w:rsidR="00891B2B">
        <w:rPr>
          <w:sz w:val="22"/>
          <w:lang w:val="en-GB"/>
        </w:rPr>
        <w:t xml:space="preserve"> the seed of</w:t>
      </w:r>
      <w:r w:rsidR="00F475CD">
        <w:rPr>
          <w:sz w:val="22"/>
          <w:lang w:val="en-GB"/>
        </w:rPr>
        <w:t xml:space="preserve"> cluster 1</w:t>
      </w:r>
      <w:r w:rsidR="00754150" w:rsidRPr="00203D64">
        <w:rPr>
          <w:sz w:val="22"/>
          <w:lang w:val="en-GB"/>
        </w:rPr>
        <w:t>.</w:t>
      </w:r>
      <w:r w:rsidR="008E2988" w:rsidRPr="00203D64">
        <w:rPr>
          <w:sz w:val="22"/>
          <w:lang w:val="en-GB"/>
        </w:rPr>
        <w:t xml:space="preserve"> When the seeds </w:t>
      </w:r>
      <w:r w:rsidR="00FB4D66">
        <w:rPr>
          <w:sz w:val="22"/>
          <w:lang w:val="en-GB"/>
        </w:rPr>
        <w:t xml:space="preserve">of both clusters </w:t>
      </w:r>
      <w:r w:rsidR="008E2988" w:rsidRPr="00203D64">
        <w:rPr>
          <w:sz w:val="22"/>
          <w:lang w:val="en-GB"/>
        </w:rPr>
        <w:t xml:space="preserve">are swapped, it is </w:t>
      </w:r>
      <w:r w:rsidR="00891B2B">
        <w:rPr>
          <w:sz w:val="22"/>
          <w:lang w:val="en-GB"/>
        </w:rPr>
        <w:t>less probable</w:t>
      </w:r>
      <w:r w:rsidR="008E2988" w:rsidRPr="00203D64">
        <w:rPr>
          <w:sz w:val="22"/>
          <w:lang w:val="en-GB"/>
        </w:rPr>
        <w:t xml:space="preserve"> to sample any molecule from </w:t>
      </w:r>
      <w:r w:rsidR="00D71730">
        <w:rPr>
          <w:sz w:val="22"/>
          <w:lang w:val="en-GB"/>
        </w:rPr>
        <w:t>one</w:t>
      </w:r>
      <w:r w:rsidR="00D71730" w:rsidRPr="00203D64">
        <w:rPr>
          <w:sz w:val="22"/>
          <w:lang w:val="en-GB"/>
        </w:rPr>
        <w:t xml:space="preserve"> </w:t>
      </w:r>
      <w:r w:rsidR="008E2988" w:rsidRPr="00203D64">
        <w:rPr>
          <w:sz w:val="22"/>
          <w:lang w:val="en-GB"/>
        </w:rPr>
        <w:t>cluster</w:t>
      </w:r>
      <w:r w:rsidR="00891B2B">
        <w:rPr>
          <w:sz w:val="22"/>
          <w:lang w:val="en-GB"/>
        </w:rPr>
        <w:t xml:space="preserve"> </w:t>
      </w:r>
      <w:r w:rsidR="008E2988" w:rsidRPr="00203D64">
        <w:rPr>
          <w:sz w:val="22"/>
          <w:lang w:val="en-GB"/>
        </w:rPr>
        <w:t xml:space="preserve">using the seed </w:t>
      </w:r>
      <w:r w:rsidR="00891B2B">
        <w:rPr>
          <w:sz w:val="22"/>
          <w:lang w:val="en-GB"/>
        </w:rPr>
        <w:t>of the other</w:t>
      </w:r>
      <w:r w:rsidR="008E2988" w:rsidRPr="00203D64">
        <w:rPr>
          <w:sz w:val="22"/>
          <w:lang w:val="en-GB"/>
        </w:rPr>
        <w:t>.</w:t>
      </w:r>
      <w:r w:rsidR="001574ED">
        <w:rPr>
          <w:sz w:val="22"/>
          <w:lang w:val="en-GB"/>
        </w:rPr>
        <w:t xml:space="preserve"> </w:t>
      </w:r>
      <w:r w:rsidR="000A20F2" w:rsidRPr="00203D64">
        <w:rPr>
          <w:sz w:val="22"/>
          <w:lang w:val="en-GB"/>
        </w:rPr>
        <w:t xml:space="preserve">Even though there is </w:t>
      </w:r>
      <w:r w:rsidR="00B5089F">
        <w:rPr>
          <w:sz w:val="22"/>
          <w:lang w:val="en-GB"/>
        </w:rPr>
        <w:t xml:space="preserve">an </w:t>
      </w:r>
      <w:r w:rsidR="00B5089F" w:rsidRPr="00203D64">
        <w:rPr>
          <w:sz w:val="22"/>
          <w:lang w:val="en-GB"/>
        </w:rPr>
        <w:t>overlap</w:t>
      </w:r>
      <w:r w:rsidR="00B5089F">
        <w:rPr>
          <w:sz w:val="22"/>
          <w:lang w:val="en-GB"/>
        </w:rPr>
        <w:t xml:space="preserve"> </w:t>
      </w:r>
      <w:r w:rsidR="000A20F2" w:rsidRPr="00203D64">
        <w:rPr>
          <w:sz w:val="22"/>
          <w:lang w:val="en-GB"/>
        </w:rPr>
        <w:t xml:space="preserve">between the self-conditional and cross-conditional NLL curves, in both cases the former ones </w:t>
      </w:r>
      <w:r w:rsidR="00D450B2">
        <w:rPr>
          <w:sz w:val="22"/>
          <w:lang w:val="en-GB"/>
        </w:rPr>
        <w:t>have</w:t>
      </w:r>
      <w:r w:rsidR="00B5089F">
        <w:rPr>
          <w:sz w:val="22"/>
          <w:lang w:val="en-GB"/>
        </w:rPr>
        <w:t xml:space="preserve"> lower NLL values</w:t>
      </w:r>
      <w:r w:rsidR="000A20F2" w:rsidRPr="00203D64">
        <w:rPr>
          <w:sz w:val="22"/>
          <w:lang w:val="en-GB"/>
        </w:rPr>
        <w:t xml:space="preserve">, thus showing that relevant molecules are more likely to </w:t>
      </w:r>
      <w:r w:rsidR="009B0FB6" w:rsidRPr="00203D64">
        <w:rPr>
          <w:sz w:val="22"/>
          <w:lang w:val="en-GB"/>
        </w:rPr>
        <w:t xml:space="preserve">be </w:t>
      </w:r>
      <w:r w:rsidR="000A20F2" w:rsidRPr="00203D64">
        <w:rPr>
          <w:sz w:val="22"/>
          <w:lang w:val="en-GB"/>
        </w:rPr>
        <w:t>sampled.</w:t>
      </w:r>
      <w:r w:rsidR="00DE018D">
        <w:rPr>
          <w:sz w:val="22"/>
          <w:lang w:val="en-GB"/>
        </w:rPr>
        <w:t xml:space="preserve"> By</w:t>
      </w:r>
      <w:r w:rsidR="00B81D64">
        <w:rPr>
          <w:sz w:val="22"/>
          <w:lang w:val="en-GB"/>
        </w:rPr>
        <w:t xml:space="preserve"> comparing the self-conditional NLL curves of </w:t>
      </w:r>
      <w:r w:rsidR="00B81D64" w:rsidRPr="00B81D64">
        <w:rPr>
          <w:sz w:val="20"/>
          <w:lang w:val="en-GB"/>
        </w:rPr>
        <w:fldChar w:fldCharType="begin"/>
      </w:r>
      <w:r w:rsidR="00B81D64" w:rsidRPr="00B81D64">
        <w:rPr>
          <w:sz w:val="20"/>
          <w:lang w:val="en-GB"/>
        </w:rPr>
        <w:instrText xml:space="preserve"> REF _Ref14091765 \h </w:instrText>
      </w:r>
      <w:r w:rsidR="00B81D64">
        <w:rPr>
          <w:sz w:val="20"/>
          <w:lang w:val="en-GB"/>
        </w:rPr>
        <w:instrText xml:space="preserve"> \* MERGEFORMAT </w:instrText>
      </w:r>
      <w:r w:rsidR="00B81D64" w:rsidRPr="00B81D64">
        <w:rPr>
          <w:sz w:val="20"/>
          <w:lang w:val="en-GB"/>
        </w:rPr>
      </w:r>
      <w:r w:rsidR="00B81D64" w:rsidRPr="00B81D64">
        <w:rPr>
          <w:sz w:val="20"/>
          <w:lang w:val="en-GB"/>
        </w:rPr>
        <w:fldChar w:fldCharType="separate"/>
      </w:r>
      <w:r w:rsidR="00BB0168" w:rsidRPr="00BB0168">
        <w:rPr>
          <w:sz w:val="22"/>
        </w:rPr>
        <w:t xml:space="preserve">Figure </w:t>
      </w:r>
      <w:r w:rsidR="00BB0168" w:rsidRPr="00BB0168">
        <w:rPr>
          <w:noProof/>
          <w:sz w:val="22"/>
        </w:rPr>
        <w:t>9</w:t>
      </w:r>
      <w:r w:rsidR="00B81D64" w:rsidRPr="00B81D64">
        <w:rPr>
          <w:sz w:val="20"/>
          <w:lang w:val="en-GB"/>
        </w:rPr>
        <w:fldChar w:fldCharType="end"/>
      </w:r>
      <w:r w:rsidR="00B81D64">
        <w:rPr>
          <w:sz w:val="22"/>
          <w:lang w:val="en-GB"/>
        </w:rPr>
        <w:t xml:space="preserve"> to the curves of </w:t>
      </w:r>
      <w:r w:rsidR="00417A16" w:rsidRPr="00417A16">
        <w:rPr>
          <w:sz w:val="22"/>
          <w:lang w:val="en-GB"/>
        </w:rPr>
        <w:fldChar w:fldCharType="begin"/>
      </w:r>
      <w:r w:rsidR="00417A16" w:rsidRPr="00417A16">
        <w:rPr>
          <w:sz w:val="22"/>
          <w:lang w:val="en-GB"/>
        </w:rPr>
        <w:instrText xml:space="preserve"> REF _Ref13752511 \h </w:instrText>
      </w:r>
      <w:r w:rsidR="00417A16">
        <w:rPr>
          <w:sz w:val="22"/>
          <w:lang w:val="en-GB"/>
        </w:rPr>
        <w:instrText xml:space="preserve"> \* MERGEFORMAT </w:instrText>
      </w:r>
      <w:r w:rsidR="00417A16" w:rsidRPr="00417A16">
        <w:rPr>
          <w:sz w:val="22"/>
          <w:lang w:val="en-GB"/>
        </w:rPr>
      </w:r>
      <w:r w:rsidR="00417A16" w:rsidRPr="00417A16">
        <w:rPr>
          <w:sz w:val="22"/>
          <w:lang w:val="en-GB"/>
        </w:rPr>
        <w:fldChar w:fldCharType="separate"/>
      </w:r>
      <w:r w:rsidR="00BB0168" w:rsidRPr="00BB0168">
        <w:rPr>
          <w:sz w:val="22"/>
        </w:rPr>
        <w:t xml:space="preserve">Figure </w:t>
      </w:r>
      <w:r w:rsidR="00BB0168" w:rsidRPr="00BB0168">
        <w:rPr>
          <w:noProof/>
          <w:sz w:val="22"/>
        </w:rPr>
        <w:t>3</w:t>
      </w:r>
      <w:r w:rsidR="00417A16" w:rsidRPr="00417A16">
        <w:rPr>
          <w:sz w:val="22"/>
          <w:lang w:val="en-GB"/>
        </w:rPr>
        <w:fldChar w:fldCharType="end"/>
      </w:r>
      <w:r w:rsidR="00417A16">
        <w:rPr>
          <w:sz w:val="22"/>
          <w:lang w:val="en-GB"/>
        </w:rPr>
        <w:t xml:space="preserve">, it is observed that </w:t>
      </w:r>
      <w:r w:rsidR="00237AD7">
        <w:rPr>
          <w:sz w:val="22"/>
          <w:lang w:val="en-GB"/>
        </w:rPr>
        <w:t>NLL curves of Figure 8</w:t>
      </w:r>
      <w:r w:rsidR="00417A16">
        <w:rPr>
          <w:sz w:val="22"/>
          <w:lang w:val="en-GB"/>
        </w:rPr>
        <w:t xml:space="preserve"> are </w:t>
      </w:r>
      <w:r w:rsidR="00237AD7">
        <w:rPr>
          <w:sz w:val="22"/>
          <w:lang w:val="en-GB"/>
        </w:rPr>
        <w:t xml:space="preserve">all </w:t>
      </w:r>
      <w:r w:rsidR="00417A16">
        <w:rPr>
          <w:sz w:val="22"/>
          <w:lang w:val="en-GB"/>
        </w:rPr>
        <w:t xml:space="preserve">shifted towards higher </w:t>
      </w:r>
      <w:r w:rsidR="007509B3">
        <w:rPr>
          <w:sz w:val="22"/>
          <w:lang w:val="en-GB"/>
        </w:rPr>
        <w:t xml:space="preserve">NLL </w:t>
      </w:r>
      <w:r w:rsidR="00417A16">
        <w:rPr>
          <w:sz w:val="22"/>
          <w:lang w:val="en-GB"/>
        </w:rPr>
        <w:t xml:space="preserve">values. This is expected though, since the </w:t>
      </w:r>
      <w:r w:rsidR="00F5556B">
        <w:rPr>
          <w:sz w:val="22"/>
          <w:lang w:val="en-GB"/>
        </w:rPr>
        <w:t>conditions</w:t>
      </w:r>
      <w:r w:rsidR="00417A16">
        <w:rPr>
          <w:sz w:val="22"/>
          <w:lang w:val="en-GB"/>
        </w:rPr>
        <w:t xml:space="preserve"> considered for each SMILES string </w:t>
      </w:r>
      <w:r w:rsidR="00F5556B">
        <w:rPr>
          <w:sz w:val="22"/>
          <w:lang w:val="en-GB"/>
        </w:rPr>
        <w:t>were</w:t>
      </w:r>
      <w:r w:rsidR="00417A16">
        <w:rPr>
          <w:sz w:val="22"/>
          <w:lang w:val="en-GB"/>
        </w:rPr>
        <w:t xml:space="preserve"> not derived from its </w:t>
      </w:r>
      <w:r w:rsidR="007509B3">
        <w:rPr>
          <w:sz w:val="22"/>
          <w:lang w:val="en-GB"/>
        </w:rPr>
        <w:t xml:space="preserve">own </w:t>
      </w:r>
      <w:r w:rsidR="00417A16">
        <w:rPr>
          <w:sz w:val="22"/>
          <w:lang w:val="en-GB"/>
        </w:rPr>
        <w:t>properties but from the mean properties of the cluster instead.</w:t>
      </w:r>
    </w:p>
    <w:p w14:paraId="65CDCE51" w14:textId="77777777" w:rsidR="00047972" w:rsidRDefault="00047972" w:rsidP="00BA78C6">
      <w:pPr>
        <w:rPr>
          <w:ins w:id="18" w:author="Bjerrum, Esben Jannik" w:date="2019-08-01T11:20:00Z"/>
          <w:sz w:val="22"/>
          <w:lang w:val="en-GB"/>
        </w:rPr>
      </w:pPr>
    </w:p>
    <w:p w14:paraId="72463090" w14:textId="498548CE" w:rsidR="00F82850" w:rsidRDefault="007324C7" w:rsidP="009F2946">
      <w:pPr>
        <w:pStyle w:val="Heading2"/>
        <w:rPr>
          <w:lang w:val="en-GB"/>
        </w:rPr>
      </w:pPr>
      <w:r>
        <w:rPr>
          <w:lang w:val="en-GB"/>
        </w:rPr>
        <w:lastRenderedPageBreak/>
        <w:t xml:space="preserve">Applications to </w:t>
      </w:r>
      <w:r w:rsidR="00D02630">
        <w:rPr>
          <w:lang w:val="en-GB"/>
        </w:rPr>
        <w:t>Drug Discovery</w:t>
      </w:r>
    </w:p>
    <w:p w14:paraId="47359437" w14:textId="3A5A98CA" w:rsidR="00AA5899" w:rsidRDefault="00F82850" w:rsidP="00AA5899">
      <w:pPr>
        <w:rPr>
          <w:sz w:val="22"/>
          <w:lang w:val="en-GB"/>
        </w:rPr>
      </w:pPr>
      <w:r>
        <w:rPr>
          <w:sz w:val="22"/>
          <w:lang w:val="en-GB"/>
        </w:rPr>
        <w:t>The</w:t>
      </w:r>
      <w:r w:rsidR="00AA5899">
        <w:rPr>
          <w:sz w:val="22"/>
          <w:lang w:val="en-GB"/>
        </w:rPr>
        <w:t xml:space="preserve"> </w:t>
      </w:r>
      <w:r w:rsidR="00386218">
        <w:rPr>
          <w:sz w:val="22"/>
          <w:lang w:val="en-GB"/>
        </w:rPr>
        <w:t>cRNN</w:t>
      </w:r>
      <w:r w:rsidR="00AA5899">
        <w:rPr>
          <w:sz w:val="22"/>
          <w:lang w:val="en-GB"/>
        </w:rPr>
        <w:t xml:space="preserve"> </w:t>
      </w:r>
      <w:r w:rsidR="00891B2B">
        <w:rPr>
          <w:sz w:val="22"/>
          <w:lang w:val="en-GB"/>
        </w:rPr>
        <w:t xml:space="preserve">architecture </w:t>
      </w:r>
      <w:r w:rsidR="009B2955">
        <w:rPr>
          <w:sz w:val="22"/>
          <w:lang w:val="en-GB"/>
        </w:rPr>
        <w:t xml:space="preserve">provides a way to </w:t>
      </w:r>
      <w:r w:rsidR="00AA5899">
        <w:rPr>
          <w:sz w:val="22"/>
          <w:lang w:val="en-GB"/>
        </w:rPr>
        <w:t>address</w:t>
      </w:r>
      <w:r w:rsidR="00AA5899" w:rsidRPr="00203D64">
        <w:rPr>
          <w:sz w:val="22"/>
          <w:lang w:val="en-GB"/>
        </w:rPr>
        <w:t xml:space="preserve"> the inverse QSAR problem directly. </w:t>
      </w:r>
      <w:r w:rsidR="00244D75">
        <w:rPr>
          <w:sz w:val="22"/>
          <w:lang w:val="en-GB"/>
        </w:rPr>
        <w:t>Particularly, t</w:t>
      </w:r>
      <w:r w:rsidR="00AA5899">
        <w:rPr>
          <w:sz w:val="22"/>
          <w:lang w:val="en-GB"/>
        </w:rPr>
        <w:t xml:space="preserve">he PCB cRNN </w:t>
      </w:r>
      <w:proofErr w:type="gramStart"/>
      <w:r w:rsidR="00134B0D">
        <w:rPr>
          <w:sz w:val="22"/>
          <w:lang w:val="en-GB"/>
        </w:rPr>
        <w:t>is able to</w:t>
      </w:r>
      <w:proofErr w:type="gramEnd"/>
      <w:r w:rsidR="00134B0D">
        <w:rPr>
          <w:sz w:val="22"/>
          <w:lang w:val="en-GB"/>
        </w:rPr>
        <w:t xml:space="preserve"> generate</w:t>
      </w:r>
      <w:r w:rsidR="00AA5899" w:rsidRPr="00203D64">
        <w:rPr>
          <w:sz w:val="22"/>
          <w:lang w:val="en-GB"/>
        </w:rPr>
        <w:t xml:space="preserve"> molecular structure</w:t>
      </w:r>
      <w:r w:rsidR="00891B2B">
        <w:rPr>
          <w:sz w:val="22"/>
          <w:lang w:val="en-GB"/>
        </w:rPr>
        <w:t>s</w:t>
      </w:r>
      <w:r w:rsidR="00AA5899" w:rsidRPr="00203D64">
        <w:rPr>
          <w:sz w:val="22"/>
          <w:lang w:val="en-GB"/>
        </w:rPr>
        <w:t xml:space="preserve"> </w:t>
      </w:r>
      <w:r w:rsidR="00891B2B">
        <w:rPr>
          <w:sz w:val="22"/>
          <w:lang w:val="en-GB"/>
        </w:rPr>
        <w:t xml:space="preserve">with </w:t>
      </w:r>
      <w:r w:rsidR="00244D75">
        <w:rPr>
          <w:sz w:val="22"/>
          <w:lang w:val="en-GB"/>
        </w:rPr>
        <w:t>desired</w:t>
      </w:r>
      <w:r w:rsidR="00891B2B">
        <w:rPr>
          <w:sz w:val="22"/>
          <w:lang w:val="en-GB"/>
        </w:rPr>
        <w:t xml:space="preserve"> properties</w:t>
      </w:r>
      <w:r w:rsidR="00AA5899" w:rsidRPr="00203D64">
        <w:rPr>
          <w:sz w:val="22"/>
          <w:lang w:val="en-GB"/>
        </w:rPr>
        <w:t xml:space="preserve">. </w:t>
      </w:r>
      <w:r w:rsidR="00861DE1">
        <w:rPr>
          <w:sz w:val="22"/>
          <w:lang w:val="en-GB"/>
        </w:rPr>
        <w:t>In contrast, o</w:t>
      </w:r>
      <w:r w:rsidR="00AA5899">
        <w:rPr>
          <w:sz w:val="22"/>
          <w:lang w:val="en-GB"/>
        </w:rPr>
        <w:t>ther available</w:t>
      </w:r>
      <w:r w:rsidR="00AA5899" w:rsidRPr="00203D64">
        <w:rPr>
          <w:sz w:val="22"/>
          <w:lang w:val="en-GB"/>
        </w:rPr>
        <w:t xml:space="preserve"> methods suggest the use of optimization algorithms</w:t>
      </w:r>
      <w:r w:rsidR="00AA5899">
        <w:rPr>
          <w:sz w:val="22"/>
          <w:lang w:val="en-GB"/>
        </w:rPr>
        <w:t xml:space="preserve"> </w:t>
      </w:r>
      <w:r w:rsidR="00AA5899">
        <w:rPr>
          <w:rStyle w:val="FootnoteReference"/>
          <w:sz w:val="22"/>
          <w:lang w:val="en-GB"/>
        </w:rPr>
        <w:fldChar w:fldCharType="begin" w:fldLock="1"/>
      </w:r>
      <w:r w:rsidR="0058579E">
        <w:rPr>
          <w:sz w:val="22"/>
          <w:lang w:val="en-GB"/>
        </w:rPr>
        <w:instrText>ADDIN CSL_CITATION {"citationItems":[{"id":"ITEM-1","itemData":{"DOI":"10.1021/acscentsci.7b00572","ISBN":"8659122866135","ISSN":"23747951","PMID":"22614679","abstract":"We report a method to convert discrete representations of molecules to and from a multidimensional continuous representation. This model allows us to generate new molecules for efficient exploration and optimization through open-ended spaces of chemical compounds. A deep neural network was trained on hundreds of thousands of existing chemical structures to construct three coupled functions: an encoder, a decoder and a predictor. The encoder converts the discrete representation of a molecule into a real-valued continuous vector, and the decoder converts these continuous vectors back to discrete molecular representations. The predictor estimates chemical properties from the latent continuous vector representation of the molecule. Continuous representations allow us to automatically generate novel chemical structures by performing simple operations in the latent space, such as decoding random vectors, perturbing known chemical structures, or interpolating between molecules. Continuous representations also allow the use of powerful gradient-based optimization to efficiently guide the search for optimized functional compounds. We demonstrate our method in the domain of drug-like molecules and also in the set of molecules with fewer that nine heavy atoms.","author":[{"dropping-particle":"","family":"Gómez-Bombarelli","given":"Rafael","non-dropping-particle":"","parse-names":false,"suffix":""},{"dropping-particle":"","family":"Wei","given":"Jennifer N.","non-dropping-particle":"","parse-names":false,"suffix":""},{"dropping-particle":"","family":"Duvenaud","given":"David","non-dropping-particle":"","parse-names":false,"suffix":""},{"dropping-particle":"","family":"Hernández-Lobato","given":"José Miguel","non-dropping-particle":"","parse-names":false,"suffix":""},{"dropping-particle":"","family":"Sánchez-Lengeling","given":"Benjamín","non-dropping-particle":"","parse-names":false,"suffix":""},{"dropping-particle":"","family":"Sheberla","given":"Dennis","non-dropping-particle":"","parse-names":false,"suffix":""},{"dropping-particle":"","family":"Aguilera-Iparraguirre","given":"Jorge","non-dropping-particle":"","parse-names":false,"suffix":""},{"dropping-particle":"","family":"Hirzel","given":"Timothy D.","non-dropping-particle":"","parse-names":false,"suffix":""},{"dropping-particle":"","family":"Adams","given":"Ryan P.","non-dropping-particle":"","parse-names":false,"suffix":""},{"dropping-particle":"","family":"Aspuru-Guzik","given":"Alán","non-dropping-particle":"","parse-names":false,"suffix":""}],"container-title":"ACS Central Science","id":"ITEM-1","issue":"2","issued":{"date-parts":[["2018"]]},"page":"268-276","title":"Automatic Chemical Design Using a Data-Driven Continuous Representation of Molecules","type":"article-journal","volume":"4"},"uris":["http://www.mendeley.com/documents/?uuid=bfd02541-7849-4640-9f62-93adc4cd68e5"]}],"mendeley":{"formattedCitation":"[15]","plainTextFormattedCitation":"[15]","previouslyFormattedCitation":"[15]"},"properties":{"noteIndex":0},"schema":"https://github.com/citation-style-language/schema/raw/master/csl-citation.json"}</w:instrText>
      </w:r>
      <w:r w:rsidR="00AA5899">
        <w:rPr>
          <w:rStyle w:val="FootnoteReference"/>
          <w:sz w:val="22"/>
          <w:lang w:val="en-GB"/>
        </w:rPr>
        <w:fldChar w:fldCharType="separate"/>
      </w:r>
      <w:r w:rsidR="00672925" w:rsidRPr="00672925">
        <w:rPr>
          <w:noProof/>
          <w:sz w:val="22"/>
          <w:lang w:val="en-GB"/>
        </w:rPr>
        <w:t>[15]</w:t>
      </w:r>
      <w:r w:rsidR="00AA5899">
        <w:rPr>
          <w:rStyle w:val="FootnoteReference"/>
          <w:sz w:val="22"/>
          <w:lang w:val="en-GB"/>
        </w:rPr>
        <w:fldChar w:fldCharType="end"/>
      </w:r>
      <w:r w:rsidR="00AA5899">
        <w:rPr>
          <w:rStyle w:val="FootnoteReference"/>
          <w:sz w:val="22"/>
          <w:lang w:val="en-GB"/>
        </w:rPr>
        <w:fldChar w:fldCharType="begin" w:fldLock="1"/>
      </w:r>
      <w:r w:rsidR="0058579E">
        <w:rPr>
          <w:sz w:val="22"/>
          <w:lang w:val="en-GB"/>
        </w:rPr>
        <w:instrText>ADDIN CSL_CITATION {"citationItems":[{"id":"ITEM-1","itemData":{"DOI":"10.1039/c9sc01928f","abstract":"One of the main challenges in small molecule drug discovery is finding novel chemical compounds with desirable properties. In this work, we propose a novel method that combines in silico prediction of molecular properties such as biological activity or pharmacokinet-ics with an in silico optimization algorithm, namely Particle Swarm Optimization. Our method takes a starting compound as input and proposes new molecules with more desirable (predicted) properties. It navigates a machine-learned continuous representation of a drug-like chemical space guided by a defined objective function. The objective function combines multiple in silico prediction models, defined desirability ranges and substructure constraints. We demonstrate that our proposed method is able to consistently find more desirable molecules for the studied tasks in relatively short time. We hope that our method can support medicinal chemists in accelerating and improving the lead optimization process.","author":[{"dropping-particle":"","family":"Winter","given":"Robin","non-dropping-particle":"","parse-names":false,"suffix":""},{"dropping-particle":"","family":"Montanari","given":"Floriane","non-dropping-particle":"","parse-names":false,"suffix":""},{"dropping-particle":"","family":"Steffen","given":"Andreas","non-dropping-particle":"","parse-names":false,"suffix":""},{"dropping-particle":"","family":"Briem","given":"Hans","non-dropping-particle":"","parse-names":false,"suffix":""},{"dropping-particle":"","family":"Noe","given":"Frank","non-dropping-particle":"","parse-names":false,"suffix":""},{"dropping-particle":"","family":"Clevert","given":"Djork-arné","non-dropping-particle":"","parse-names":false,"suffix":""},{"dropping-particle":"","family":"Winter","given":"Citation","non-dropping-particle":"","parse-names":false,"suffix":""},{"dropping-particle":"","family":"Winter","given":"Robin","non-dropping-particle":"","parse-names":false,"suffix":""},{"dropping-particle":"","family":"Montanari","given":"Floriane","non-dropping-particle":"","parse-names":false,"suffix":""},{"dropping-particle":"","family":"Steffen","given":"Andreas","non-dropping-particle":"","parse-names":false,"suffix":""},{"dropping-particle":"","family":"Briem","given":"Hans","non-dropping-particle":"","parse-names":false,"suffix":""},{"dropping-particle":"","family":"No","given":"Frank","non-dropping-particle":"","parse-names":false,"suffix":""}],"container-title":"Chemical Science","id":"ITEM-1","issued":{"date-parts":[["2019"]]},"title":"Efficient Multi-Objective Molecular Optimization in a Continuous Latent Space Efficient Multi-Objective Molecular Optimization in a Continuous Latent Space","type":"article-journal"},"uris":["http://www.mendeley.com/documents/?uuid=b4e10ea6-7d64-4dad-9fb2-c9a6dad65a95"]}],"mendeley":{"formattedCitation":"[22]","plainTextFormattedCitation":"[22]","previouslyFormattedCitation":"[22]"},"properties":{"noteIndex":0},"schema":"https://github.com/citation-style-language/schema/raw/master/csl-citation.json"}</w:instrText>
      </w:r>
      <w:r w:rsidR="00AA5899">
        <w:rPr>
          <w:rStyle w:val="FootnoteReference"/>
          <w:sz w:val="22"/>
          <w:lang w:val="en-GB"/>
        </w:rPr>
        <w:fldChar w:fldCharType="separate"/>
      </w:r>
      <w:r w:rsidR="00672925" w:rsidRPr="00672925">
        <w:rPr>
          <w:noProof/>
          <w:sz w:val="22"/>
          <w:lang w:val="en-GB"/>
        </w:rPr>
        <w:t>[22]</w:t>
      </w:r>
      <w:r w:rsidR="00AA5899">
        <w:rPr>
          <w:rStyle w:val="FootnoteReference"/>
          <w:sz w:val="22"/>
          <w:lang w:val="en-GB"/>
        </w:rPr>
        <w:fldChar w:fldCharType="end"/>
      </w:r>
      <w:r w:rsidR="00AA5899">
        <w:rPr>
          <w:sz w:val="22"/>
          <w:lang w:val="en-GB"/>
        </w:rPr>
        <w:t xml:space="preserve"> </w:t>
      </w:r>
      <w:r w:rsidR="00AA5899" w:rsidRPr="00203D64">
        <w:rPr>
          <w:sz w:val="22"/>
          <w:lang w:val="en-GB"/>
        </w:rPr>
        <w:t>or reinforcement learning</w:t>
      </w:r>
      <w:r w:rsidR="00AA5899">
        <w:rPr>
          <w:sz w:val="22"/>
          <w:lang w:val="en-GB"/>
        </w:rPr>
        <w:t xml:space="preserve"> </w:t>
      </w:r>
      <w:r w:rsidR="00AA5899">
        <w:rPr>
          <w:rStyle w:val="FootnoteReference"/>
          <w:sz w:val="22"/>
          <w:lang w:val="en-GB"/>
        </w:rPr>
        <w:fldChar w:fldCharType="begin" w:fldLock="1"/>
      </w:r>
      <w:r w:rsidR="0058579E">
        <w:rPr>
          <w:sz w:val="22"/>
          <w:lang w:val="en-GB"/>
        </w:rPr>
        <w:instrText>ADDIN CSL_CITATION {"citationItems":[{"id":"ITEM-1","itemData":{"DOI":"10.1186/s13321-017-0235-x","ISSN":"17582946","abstract":"This work introduces a method to tune a sequence-based generative model for molecular de novo design that through augmented episodic likelihood can learn to generate structures with certain specified desirable properties. We demonstrate how this model can execute a range of tasks such as generating analogues to a query structure and generating compounds predicted to be active against a biological target. As a proof of principle, the model is first trained to generate molecules that do not contain sulphur. As a second example, the model is trained to generate analogues to the drug Celecoxib, a technique that could be used for scaffold hopping or library expansion starting from a single molecule. Finally, when tuning the model towards generating compounds predicted to be active against the dopamine receptor type 2, the model generates structures of which more than 95% are predicted to be active, including experimentally confirmed actives that have not been included in either the generative model nor the activity prediction model.","author":[{"dropping-particle":"","family":"Olivecrona","given":"Marcus","non-dropping-particle":"","parse-names":false,"suffix":""},{"dropping-particle":"","family":"Blaschke","given":"Thomas","non-dropping-particle":"","parse-names":false,"suffix":""},{"dropping-particle":"","family":"Engkvist","given":"Ola","non-dropping-particle":"","parse-names":false,"suffix":""},{"dropping-particle":"","family":"Chen","given":"Hongming","non-dropping-particle":"","parse-names":false,"suffix":""}],"container-title":"Journal of Cheminformatics","id":"ITEM-1","issue":"1","issued":{"date-parts":[["2017"]]},"title":"Molecular de-novo design through deep reinforcement learning","type":"article-journal","volume":"9"},"uris":["http://www.mendeley.com/documents/?uuid=4d341975-aaa6-4de7-9544-d727aadf4efa"]}],"mendeley":{"formattedCitation":"[12]","plainTextFormattedCitation":"[12]","previouslyFormattedCitation":"[12]"},"properties":{"noteIndex":0},"schema":"https://github.com/citation-style-language/schema/raw/master/csl-citation.json"}</w:instrText>
      </w:r>
      <w:r w:rsidR="00AA5899">
        <w:rPr>
          <w:rStyle w:val="FootnoteReference"/>
          <w:sz w:val="22"/>
          <w:lang w:val="en-GB"/>
        </w:rPr>
        <w:fldChar w:fldCharType="separate"/>
      </w:r>
      <w:r w:rsidR="00672925" w:rsidRPr="00672925">
        <w:rPr>
          <w:noProof/>
          <w:sz w:val="22"/>
          <w:lang w:val="en-GB"/>
        </w:rPr>
        <w:t>[12]</w:t>
      </w:r>
      <w:r w:rsidR="00AA5899">
        <w:rPr>
          <w:rStyle w:val="FootnoteReference"/>
          <w:sz w:val="22"/>
          <w:lang w:val="en-GB"/>
        </w:rPr>
        <w:fldChar w:fldCharType="end"/>
      </w:r>
      <w:r w:rsidR="00AA5899" w:rsidRPr="00203D64">
        <w:rPr>
          <w:sz w:val="22"/>
          <w:lang w:val="en-GB"/>
        </w:rPr>
        <w:t xml:space="preserve"> to close the loop and steer </w:t>
      </w:r>
      <w:r w:rsidR="00AA5899">
        <w:rPr>
          <w:sz w:val="22"/>
          <w:lang w:val="en-GB"/>
        </w:rPr>
        <w:t>one or more</w:t>
      </w:r>
      <w:r w:rsidR="00AA5899" w:rsidRPr="00203D64">
        <w:rPr>
          <w:sz w:val="22"/>
          <w:lang w:val="en-GB"/>
        </w:rPr>
        <w:t xml:space="preserve"> initial candidate </w:t>
      </w:r>
      <w:r w:rsidR="00AA5899">
        <w:rPr>
          <w:sz w:val="22"/>
          <w:lang w:val="en-GB"/>
        </w:rPr>
        <w:t>molecules</w:t>
      </w:r>
      <w:r w:rsidR="00AA5899" w:rsidRPr="00203D64">
        <w:rPr>
          <w:sz w:val="22"/>
          <w:lang w:val="en-GB"/>
        </w:rPr>
        <w:t xml:space="preserve"> towards the aspired region of the chemical domain in an iterative process.</w:t>
      </w:r>
      <w:r w:rsidR="00AA5899">
        <w:rPr>
          <w:sz w:val="22"/>
          <w:lang w:val="en-GB"/>
        </w:rPr>
        <w:t xml:space="preserve"> Such optimization approaches require computationally expensive looping over a cost or desirability function, whereas in our case a batch of 256 potentially interesting SMILES strings with properties close to predefined target values </w:t>
      </w:r>
      <w:r w:rsidR="00500E2F">
        <w:rPr>
          <w:sz w:val="22"/>
          <w:lang w:val="en-GB"/>
        </w:rPr>
        <w:t>can be</w:t>
      </w:r>
      <w:r w:rsidR="00AA5899">
        <w:rPr>
          <w:sz w:val="22"/>
          <w:lang w:val="en-GB"/>
        </w:rPr>
        <w:t xml:space="preserve"> generated within less than a second. Runtime is of concern when scaling up the generative process for the design of diverse molecular libraries, the populating of which in a timely and interactive fashion might be essential. Having a quasi-instant generation also allows interactive applications to be built, where a fast feedback cycle </w:t>
      </w:r>
      <w:r w:rsidR="00DF0228">
        <w:rPr>
          <w:sz w:val="22"/>
          <w:lang w:val="en-GB"/>
        </w:rPr>
        <w:t>permits</w:t>
      </w:r>
      <w:r w:rsidR="00AA5899">
        <w:rPr>
          <w:sz w:val="22"/>
          <w:lang w:val="en-GB"/>
        </w:rPr>
        <w:t xml:space="preserve"> experimentation with the target properties for library generation.</w:t>
      </w:r>
    </w:p>
    <w:p w14:paraId="2C024FB7" w14:textId="65FDB383" w:rsidR="008C075C" w:rsidRPr="00392979" w:rsidDel="00D8355E" w:rsidRDefault="00AA5899" w:rsidP="00AA5899">
      <w:pPr>
        <w:rPr>
          <w:del w:id="19" w:author="Bjerrum, Esben Jannik" w:date="2019-08-01T11:22:00Z"/>
          <w:sz w:val="22"/>
          <w:lang w:val="en-GB"/>
        </w:rPr>
      </w:pPr>
      <w:r>
        <w:rPr>
          <w:sz w:val="22"/>
          <w:lang w:val="en-GB"/>
        </w:rPr>
        <w:t xml:space="preserve">The pretrained cRNN could also serve as a starting point for additional optimization techniques such as reinforcement learning </w:t>
      </w:r>
      <w:r>
        <w:rPr>
          <w:rStyle w:val="FootnoteReference"/>
          <w:sz w:val="22"/>
          <w:lang w:val="en-GB"/>
        </w:rPr>
        <w:fldChar w:fldCharType="begin" w:fldLock="1"/>
      </w:r>
      <w:r w:rsidR="0058579E">
        <w:rPr>
          <w:sz w:val="22"/>
          <w:lang w:val="en-GB"/>
        </w:rPr>
        <w:instrText>ADDIN CSL_CITATION {"citationItems":[{"id":"ITEM-1","itemData":{"DOI":"10.1186/s13321-017-0235-x","ISSN":"17582946","abstract":"This work introduces a method to tune a sequence-based generative model for molecular de novo design that through augmented episodic likelihood can learn to generate structures with certain specified desirable properties. We demonstrate how this model can execute a range of tasks such as generating analogues to a query structure and generating compounds predicted to be active against a biological target. As a proof of principle, the model is first trained to generate molecules that do not contain sulphur. As a second example, the model is trained to generate analogues to the drug Celecoxib, a technique that could be used for scaffold hopping or library expansion starting from a single molecule. Finally, when tuning the model towards generating compounds predicted to be active against the dopamine receptor type 2, the model generates structures of which more than 95% are predicted to be active, including experimentally confirmed actives that have not been included in either the generative model nor the activity prediction model.","author":[{"dropping-particle":"","family":"Olivecrona","given":"Marcus","non-dropping-particle":"","parse-names":false,"suffix":""},{"dropping-particle":"","family":"Blaschke","given":"Thomas","non-dropping-particle":"","parse-names":false,"suffix":""},{"dropping-particle":"","family":"Engkvist","given":"Ola","non-dropping-particle":"","parse-names":false,"suffix":""},{"dropping-particle":"","family":"Chen","given":"Hongming","non-dropping-particle":"","parse-names":false,"suffix":""}],"container-title":"Journal of Cheminformatics","id":"ITEM-1","issue":"1","issued":{"date-parts":[["2017"]]},"title":"Molecular de-novo design through deep reinforcement learning","type":"article-journal","volume":"9"},"uris":["http://www.mendeley.com/documents/?uuid=4d341975-aaa6-4de7-9544-d727aadf4efa"]}],"mendeley":{"formattedCitation":"[12]","plainTextFormattedCitation":"[12]","previouslyFormattedCitation":"[12]"},"properties":{"noteIndex":0},"schema":"https://github.com/citation-style-language/schema/raw/master/csl-citation.json"}</w:instrText>
      </w:r>
      <w:r>
        <w:rPr>
          <w:rStyle w:val="FootnoteReference"/>
          <w:sz w:val="22"/>
          <w:lang w:val="en-GB"/>
        </w:rPr>
        <w:fldChar w:fldCharType="separate"/>
      </w:r>
      <w:r w:rsidR="00672925" w:rsidRPr="00672925">
        <w:rPr>
          <w:noProof/>
          <w:sz w:val="22"/>
          <w:lang w:val="en-GB"/>
        </w:rPr>
        <w:t>[12]</w:t>
      </w:r>
      <w:r>
        <w:rPr>
          <w:rStyle w:val="FootnoteReference"/>
          <w:sz w:val="22"/>
          <w:lang w:val="en-GB"/>
        </w:rPr>
        <w:fldChar w:fldCharType="end"/>
      </w:r>
      <w:r>
        <w:rPr>
          <w:sz w:val="22"/>
          <w:lang w:val="en-GB"/>
        </w:rPr>
        <w:t xml:space="preserve">, where the standard conditions available through the cRNN </w:t>
      </w:r>
      <w:r w:rsidR="00DF0228">
        <w:rPr>
          <w:sz w:val="22"/>
          <w:lang w:val="en-GB"/>
        </w:rPr>
        <w:t>are</w:t>
      </w:r>
      <w:r>
        <w:rPr>
          <w:sz w:val="22"/>
          <w:lang w:val="en-GB"/>
        </w:rPr>
        <w:t xml:space="preserve"> complemented with project specific QSAR and desirability functions. Other optimization techniques </w:t>
      </w:r>
      <w:r w:rsidR="00C2557A">
        <w:rPr>
          <w:sz w:val="22"/>
          <w:lang w:val="en-GB"/>
        </w:rPr>
        <w:t xml:space="preserve">such as </w:t>
      </w:r>
      <w:r>
        <w:rPr>
          <w:sz w:val="22"/>
          <w:lang w:val="en-GB"/>
        </w:rPr>
        <w:t xml:space="preserve">Particle Swarm Optimization </w:t>
      </w:r>
      <w:r>
        <w:rPr>
          <w:rStyle w:val="FootnoteReference"/>
          <w:sz w:val="22"/>
          <w:lang w:val="en-GB"/>
        </w:rPr>
        <w:fldChar w:fldCharType="begin" w:fldLock="1"/>
      </w:r>
      <w:r w:rsidR="0058579E">
        <w:rPr>
          <w:sz w:val="22"/>
          <w:lang w:val="en-GB"/>
        </w:rPr>
        <w:instrText>ADDIN CSL_CITATION {"citationItems":[{"id":"ITEM-1","itemData":{"DOI":"10.1039/c9sc01928f","abstract":"One of the main challenges in small molecule drug discovery is finding novel chemical compounds with desirable properties. In this work, we propose a novel method that combines in silico prediction of molecular properties such as biological activity or pharmacokinet-ics with an in silico optimization algorithm, namely Particle Swarm Optimization. Our method takes a starting compound as input and proposes new molecules with more desirable (predicted) properties. It navigates a machine-learned continuous representation of a drug-like chemical space guided by a defined objective function. The objective function combines multiple in silico prediction models, defined desirability ranges and substructure constraints. We demonstrate that our proposed method is able to consistently find more desirable molecules for the studied tasks in relatively short time. We hope that our method can support medicinal chemists in accelerating and improving the lead optimization process.","author":[{"dropping-particle":"","family":"Winter","given":"Robin","non-dropping-particle":"","parse-names":false,"suffix":""},{"dropping-particle":"","family":"Montanari","given":"Floriane","non-dropping-particle":"","parse-names":false,"suffix":""},{"dropping-particle":"","family":"Steffen","given":"Andreas","non-dropping-particle":"","parse-names":false,"suffix":""},{"dropping-particle":"","family":"Briem","given":"Hans","non-dropping-particle":"","parse-names":false,"suffix":""},{"dropping-particle":"","family":"Noe","given":"Frank","non-dropping-particle":"","parse-names":false,"suffix":""},{"dropping-particle":"","family":"Clevert","given":"Djork-arné","non-dropping-particle":"","parse-names":false,"suffix":""},{"dropping-particle":"","family":"Winter","given":"Citation","non-dropping-particle":"","parse-names":false,"suffix":""},{"dropping-particle":"","family":"Winter","given":"Robin","non-dropping-particle":"","parse-names":false,"suffix":""},{"dropping-particle":"","family":"Montanari","given":"Floriane","non-dropping-particle":"","parse-names":false,"suffix":""},{"dropping-particle":"","family":"Steffen","given":"Andreas","non-dropping-particle":"","parse-names":false,"suffix":""},{"dropping-particle":"","family":"Briem","given":"Hans","non-dropping-particle":"","parse-names":false,"suffix":""},{"dropping-particle":"","family":"No","given":"Frank","non-dropping-particle":"","parse-names":false,"suffix":""}],"container-title":"Chemical Science","id":"ITEM-1","issued":{"date-parts":[["2019"]]},"title":"Efficient Multi-Objective Molecular Optimization in a Continuous Latent Space Efficient Multi-Objective Molecular Optimization in a Continuous Latent Space","type":"article-journal"},"uris":["http://www.mendeley.com/documents/?uuid=b4e10ea6-7d64-4dad-9fb2-c9a6dad65a95"]}],"mendeley":{"formattedCitation":"[22]","plainTextFormattedCitation":"[22]","previouslyFormattedCitation":"[22]"},"properties":{"noteIndex":0},"schema":"https://github.com/citation-style-language/schema/raw/master/csl-citation.json"}</w:instrText>
      </w:r>
      <w:r>
        <w:rPr>
          <w:rStyle w:val="FootnoteReference"/>
          <w:sz w:val="22"/>
          <w:lang w:val="en-GB"/>
        </w:rPr>
        <w:fldChar w:fldCharType="separate"/>
      </w:r>
      <w:r w:rsidR="00672925" w:rsidRPr="00672925">
        <w:rPr>
          <w:noProof/>
          <w:sz w:val="22"/>
          <w:lang w:val="en-GB"/>
        </w:rPr>
        <w:t>[22]</w:t>
      </w:r>
      <w:r>
        <w:rPr>
          <w:rStyle w:val="FootnoteReference"/>
          <w:sz w:val="22"/>
          <w:lang w:val="en-GB"/>
        </w:rPr>
        <w:fldChar w:fldCharType="end"/>
      </w:r>
      <w:r>
        <w:rPr>
          <w:sz w:val="22"/>
          <w:lang w:val="en-GB"/>
        </w:rPr>
        <w:t xml:space="preserve"> or Bayesian Optimization </w:t>
      </w:r>
      <w:r>
        <w:rPr>
          <w:rStyle w:val="FootnoteReference"/>
          <w:sz w:val="22"/>
          <w:lang w:val="en-GB"/>
        </w:rPr>
        <w:fldChar w:fldCharType="begin" w:fldLock="1"/>
      </w:r>
      <w:r w:rsidR="0058579E">
        <w:rPr>
          <w:sz w:val="22"/>
          <w:lang w:val="en-GB"/>
        </w:rPr>
        <w:instrText>ADDIN CSL_CITATION {"citationItems":[{"id":"ITEM-1","itemData":{"DOI":"10.1021/acscentsci.7b00572","ISBN":"8659122866135","ISSN":"23747951","PMID":"22614679","abstract":"We report a method to convert discrete representations of molecules to and from a multidimensional continuous representation. This model allows us to generate new molecules for efficient exploration and optimization through open-ended spaces of chemical compounds. A deep neural network was trained on hundreds of thousands of existing chemical structures to construct three coupled functions: an encoder, a decoder and a predictor. The encoder converts the discrete representation of a molecule into a real-valued continuous vector, and the decoder converts these continuous vectors back to discrete molecular representations. The predictor estimates chemical properties from the latent continuous vector representation of the molecule. Continuous representations allow us to automatically generate novel chemical structures by performing simple operations in the latent space, such as decoding random vectors, perturbing known chemical structures, or interpolating between molecules. Continuous representations also allow the use of powerful gradient-based optimization to efficiently guide the search for optimized functional compounds. We demonstrate our method in the domain of drug-like molecules and also in the set of molecules with fewer that nine heavy atoms.","author":[{"dropping-particle":"","family":"Gómez-Bombarelli","given":"Rafael","non-dropping-particle":"","parse-names":false,"suffix":""},{"dropping-particle":"","family":"Wei","given":"Jennifer N.","non-dropping-particle":"","parse-names":false,"suffix":""},{"dropping-particle":"","family":"Duvenaud","given":"David","non-dropping-particle":"","parse-names":false,"suffix":""},{"dropping-particle":"","family":"Hernández-Lobato","given":"José Miguel","non-dropping-particle":"","parse-names":false,"suffix":""},{"dropping-particle":"","family":"Sánchez-Lengeling","given":"Benjamín","non-dropping-particle":"","parse-names":false,"suffix":""},{"dropping-particle":"","family":"Sheberla","given":"Dennis","non-dropping-particle":"","parse-names":false,"suffix":""},{"dropping-particle":"","family":"Aguilera-Iparraguirre","given":"Jorge","non-dropping-particle":"","parse-names":false,"suffix":""},{"dropping-particle":"","family":"Hirzel","given":"Timothy D.","non-dropping-particle":"","parse-names":false,"suffix":""},{"dropping-particle":"","family":"Adams","given":"Ryan P.","non-dropping-particle":"","parse-names":false,"suffix":""},{"dropping-particle":"","family":"Aspuru-Guzik","given":"Alán","non-dropping-particle":"","parse-names":false,"suffix":""}],"container-title":"ACS Central Science","id":"ITEM-1","issue":"2","issued":{"date-parts":[["2018"]]},"page":"268-276","title":"Automatic Chemical Design Using a Data-Driven Continuous Representation of Molecules","type":"article-journal","volume":"4"},"uris":["http://www.mendeley.com/documents/?uuid=bfd02541-7849-4640-9f62-93adc4cd68e5"]}],"mendeley":{"formattedCitation":"[15]","plainTextFormattedCitation":"[15]","previouslyFormattedCitation":"[15]"},"properties":{"noteIndex":0},"schema":"https://github.com/citation-style-language/schema/raw/master/csl-citation.json"}</w:instrText>
      </w:r>
      <w:r>
        <w:rPr>
          <w:rStyle w:val="FootnoteReference"/>
          <w:sz w:val="22"/>
          <w:lang w:val="en-GB"/>
        </w:rPr>
        <w:fldChar w:fldCharType="separate"/>
      </w:r>
      <w:r w:rsidR="00672925" w:rsidRPr="00672925">
        <w:rPr>
          <w:noProof/>
          <w:sz w:val="22"/>
          <w:lang w:val="en-GB"/>
        </w:rPr>
        <w:t>[15]</w:t>
      </w:r>
      <w:r>
        <w:rPr>
          <w:rStyle w:val="FootnoteReference"/>
          <w:sz w:val="22"/>
          <w:lang w:val="en-GB"/>
        </w:rPr>
        <w:fldChar w:fldCharType="end"/>
      </w:r>
      <w:r>
        <w:rPr>
          <w:sz w:val="22"/>
          <w:lang w:val="en-GB"/>
        </w:rPr>
        <w:t xml:space="preserve"> could be used to optimize the conditional seed, which in the case of PCB model would be directly interpretable and for the FBP model could yield a series of similar compounds.</w:t>
      </w:r>
    </w:p>
    <w:p w14:paraId="61387447" w14:textId="77777777" w:rsidR="009E2188" w:rsidRPr="00417A16" w:rsidRDefault="009E2188" w:rsidP="00BA78C6">
      <w:pPr>
        <w:rPr>
          <w:sz w:val="22"/>
          <w:lang w:val="en-GB"/>
        </w:rPr>
      </w:pPr>
    </w:p>
    <w:p w14:paraId="4DD1A467" w14:textId="77777777" w:rsidR="00620A8A" w:rsidRDefault="0026105E" w:rsidP="00620A8A">
      <w:pPr>
        <w:pStyle w:val="Heading1"/>
        <w:rPr>
          <w:lang w:val="en-GB"/>
        </w:rPr>
      </w:pPr>
      <w:r>
        <w:rPr>
          <w:lang w:val="en-GB"/>
        </w:rPr>
        <w:t>Conclusion</w:t>
      </w:r>
      <w:r w:rsidR="00D26935">
        <w:rPr>
          <w:lang w:val="en-GB"/>
        </w:rPr>
        <w:t>s</w:t>
      </w:r>
    </w:p>
    <w:p w14:paraId="7E9CF0BC" w14:textId="4BBB03AC" w:rsidR="000A6A42" w:rsidRDefault="003F35A1" w:rsidP="00951A09">
      <w:pPr>
        <w:rPr>
          <w:sz w:val="22"/>
        </w:rPr>
      </w:pPr>
      <w:r w:rsidRPr="00203D64">
        <w:rPr>
          <w:sz w:val="22"/>
          <w:lang w:val="en-GB"/>
        </w:rPr>
        <w:t xml:space="preserve">In this work, </w:t>
      </w:r>
      <w:r w:rsidR="00AC206D" w:rsidRPr="00203D64">
        <w:rPr>
          <w:sz w:val="22"/>
          <w:lang w:val="en-GB"/>
        </w:rPr>
        <w:t>the effect of in</w:t>
      </w:r>
      <w:r w:rsidR="00433DC1" w:rsidRPr="00203D64">
        <w:rPr>
          <w:sz w:val="22"/>
          <w:lang w:val="en-GB"/>
        </w:rPr>
        <w:t>troducing</w:t>
      </w:r>
      <w:r w:rsidR="00AC206D" w:rsidRPr="00203D64">
        <w:rPr>
          <w:sz w:val="22"/>
          <w:lang w:val="en-GB"/>
        </w:rPr>
        <w:t xml:space="preserve"> molecular descriptors </w:t>
      </w:r>
      <w:r w:rsidR="002C774C" w:rsidRPr="00203D64">
        <w:rPr>
          <w:sz w:val="22"/>
          <w:lang w:val="en-GB"/>
        </w:rPr>
        <w:t>as inputs to a</w:t>
      </w:r>
      <w:r w:rsidR="00433DC1" w:rsidRPr="00203D64">
        <w:rPr>
          <w:sz w:val="22"/>
          <w:lang w:val="en-GB"/>
        </w:rPr>
        <w:t>n existing SMILES generator architecture based on recurrent neural network</w:t>
      </w:r>
      <w:r w:rsidR="008725E8">
        <w:rPr>
          <w:sz w:val="22"/>
          <w:lang w:val="en-GB"/>
        </w:rPr>
        <w:t>s</w:t>
      </w:r>
      <w:r w:rsidR="00433DC1" w:rsidRPr="00203D64">
        <w:rPr>
          <w:sz w:val="22"/>
          <w:lang w:val="en-GB"/>
        </w:rPr>
        <w:t xml:space="preserve"> </w:t>
      </w:r>
      <w:r w:rsidR="00887E90">
        <w:rPr>
          <w:sz w:val="22"/>
          <w:lang w:val="en-GB"/>
        </w:rPr>
        <w:t>have been</w:t>
      </w:r>
      <w:r w:rsidR="00433DC1" w:rsidRPr="00203D64">
        <w:rPr>
          <w:sz w:val="22"/>
          <w:lang w:val="en-GB"/>
        </w:rPr>
        <w:t xml:space="preserve"> investigated. Primarily, it was shown </w:t>
      </w:r>
      <w:r w:rsidR="000F6CAD" w:rsidRPr="00203D64">
        <w:rPr>
          <w:sz w:val="22"/>
          <w:lang w:val="en-GB"/>
        </w:rPr>
        <w:t xml:space="preserve">that known molecules are more likely to be </w:t>
      </w:r>
      <w:r w:rsidR="000A6A42" w:rsidRPr="00203D64">
        <w:rPr>
          <w:sz w:val="22"/>
          <w:lang w:val="en-GB"/>
        </w:rPr>
        <w:t>rediscovered</w:t>
      </w:r>
      <w:r w:rsidR="000F6CAD" w:rsidRPr="00203D64">
        <w:rPr>
          <w:sz w:val="22"/>
          <w:lang w:val="en-GB"/>
        </w:rPr>
        <w:t xml:space="preserve"> when </w:t>
      </w:r>
      <w:r w:rsidR="002E639D" w:rsidRPr="00203D64">
        <w:rPr>
          <w:sz w:val="22"/>
          <w:lang w:val="en-GB"/>
        </w:rPr>
        <w:t xml:space="preserve">sampling </w:t>
      </w:r>
      <w:r w:rsidR="000A6A42" w:rsidRPr="00203D64">
        <w:rPr>
          <w:sz w:val="22"/>
          <w:lang w:val="en-GB"/>
        </w:rPr>
        <w:t>using the descriptor</w:t>
      </w:r>
      <w:r w:rsidR="00046B2D">
        <w:rPr>
          <w:sz w:val="22"/>
          <w:lang w:val="en-GB"/>
        </w:rPr>
        <w:t xml:space="preserve"> conditions</w:t>
      </w:r>
      <w:r w:rsidR="000A6A42" w:rsidRPr="00203D64">
        <w:rPr>
          <w:sz w:val="22"/>
          <w:lang w:val="en-GB"/>
        </w:rPr>
        <w:t xml:space="preserve"> that represent them</w:t>
      </w:r>
      <w:r w:rsidR="0074433E" w:rsidRPr="00203D64">
        <w:rPr>
          <w:sz w:val="22"/>
          <w:lang w:val="en-GB"/>
        </w:rPr>
        <w:t>,</w:t>
      </w:r>
      <w:r w:rsidR="000A6A42" w:rsidRPr="00203D64">
        <w:rPr>
          <w:sz w:val="22"/>
          <w:lang w:val="en-GB"/>
        </w:rPr>
        <w:t xml:space="preserve"> compared to a prior unbiased model that is </w:t>
      </w:r>
      <w:r w:rsidR="003A4160">
        <w:rPr>
          <w:sz w:val="22"/>
          <w:lang w:val="en-GB"/>
        </w:rPr>
        <w:t>simply</w:t>
      </w:r>
      <w:r w:rsidR="003A4160" w:rsidRPr="00203D64">
        <w:rPr>
          <w:sz w:val="22"/>
          <w:lang w:val="en-GB"/>
        </w:rPr>
        <w:t xml:space="preserve"> </w:t>
      </w:r>
      <w:r w:rsidR="000A6A42" w:rsidRPr="00203D64">
        <w:rPr>
          <w:sz w:val="22"/>
          <w:lang w:val="en-GB"/>
        </w:rPr>
        <w:t>trained on the complete</w:t>
      </w:r>
      <w:r w:rsidR="00C12A48">
        <w:rPr>
          <w:sz w:val="22"/>
          <w:lang w:val="en-GB"/>
        </w:rPr>
        <w:t xml:space="preserve"> molecular</w:t>
      </w:r>
      <w:r w:rsidR="000A6A42" w:rsidRPr="00203D64">
        <w:rPr>
          <w:sz w:val="22"/>
          <w:lang w:val="en-GB"/>
        </w:rPr>
        <w:t xml:space="preserve"> dataset. Our approach also demonstrated </w:t>
      </w:r>
      <w:r w:rsidR="00F0007C" w:rsidRPr="00203D64">
        <w:rPr>
          <w:sz w:val="22"/>
          <w:lang w:val="en-GB"/>
        </w:rPr>
        <w:t xml:space="preserve">the capacity of generating </w:t>
      </w:r>
      <w:r w:rsidR="00303D71" w:rsidRPr="00203D64">
        <w:rPr>
          <w:sz w:val="22"/>
          <w:lang w:val="en-GB"/>
        </w:rPr>
        <w:t xml:space="preserve">novel compounds that </w:t>
      </w:r>
      <w:r w:rsidR="00A07C35">
        <w:rPr>
          <w:sz w:val="22"/>
          <w:lang w:val="en-GB"/>
        </w:rPr>
        <w:t>were</w:t>
      </w:r>
      <w:r w:rsidR="00303D71" w:rsidRPr="00203D64">
        <w:rPr>
          <w:sz w:val="22"/>
          <w:lang w:val="en-GB"/>
        </w:rPr>
        <w:t xml:space="preserve"> predicted active towards the DRD2 receptor</w:t>
      </w:r>
      <w:r w:rsidR="005E3B3E" w:rsidRPr="00203D64">
        <w:rPr>
          <w:sz w:val="22"/>
          <w:lang w:val="en-GB"/>
        </w:rPr>
        <w:t>, which were chemically closer</w:t>
      </w:r>
      <w:r w:rsidR="000E1A25" w:rsidRPr="00203D64">
        <w:rPr>
          <w:sz w:val="22"/>
          <w:lang w:val="en-GB"/>
        </w:rPr>
        <w:t xml:space="preserve"> to known active compounds</w:t>
      </w:r>
      <w:r w:rsidR="005E3B3E" w:rsidRPr="00203D64">
        <w:rPr>
          <w:sz w:val="22"/>
          <w:lang w:val="en-GB"/>
        </w:rPr>
        <w:t xml:space="preserve"> than a baseline model trained with transfer learning</w:t>
      </w:r>
      <w:r w:rsidR="00303D71" w:rsidRPr="00203D64">
        <w:rPr>
          <w:sz w:val="22"/>
          <w:lang w:val="en-GB"/>
        </w:rPr>
        <w:t>.</w:t>
      </w:r>
      <w:r w:rsidR="00AC2CAA" w:rsidRPr="00203D64">
        <w:rPr>
          <w:sz w:val="22"/>
          <w:lang w:val="en-GB"/>
        </w:rPr>
        <w:t xml:space="preserve"> </w:t>
      </w:r>
      <w:r w:rsidR="009E44B8">
        <w:rPr>
          <w:sz w:val="22"/>
          <w:lang w:val="en-GB"/>
        </w:rPr>
        <w:t>Additionally</w:t>
      </w:r>
      <w:r w:rsidR="001E1EC7" w:rsidRPr="00203D64">
        <w:rPr>
          <w:sz w:val="22"/>
          <w:lang w:val="en-GB"/>
        </w:rPr>
        <w:t xml:space="preserve">, </w:t>
      </w:r>
      <w:r w:rsidR="007E0B9C">
        <w:rPr>
          <w:sz w:val="22"/>
          <w:lang w:val="en-GB"/>
        </w:rPr>
        <w:t xml:space="preserve">a larger </w:t>
      </w:r>
      <w:r w:rsidR="001359CC">
        <w:rPr>
          <w:sz w:val="22"/>
          <w:lang w:val="en-GB"/>
        </w:rPr>
        <w:t>fraction of predicted actives</w:t>
      </w:r>
      <w:r w:rsidR="000A7B2F">
        <w:rPr>
          <w:sz w:val="22"/>
          <w:lang w:val="en-GB"/>
        </w:rPr>
        <w:t xml:space="preserve"> was generated</w:t>
      </w:r>
      <w:r w:rsidR="0090116D">
        <w:rPr>
          <w:sz w:val="22"/>
          <w:lang w:val="en-GB"/>
        </w:rPr>
        <w:t xml:space="preserve"> </w:t>
      </w:r>
      <w:r w:rsidR="009E44B8">
        <w:rPr>
          <w:sz w:val="22"/>
          <w:lang w:val="en-GB"/>
        </w:rPr>
        <w:t>by the cRNN</w:t>
      </w:r>
      <w:r w:rsidR="000A7B2F">
        <w:rPr>
          <w:sz w:val="22"/>
          <w:lang w:val="en-GB"/>
        </w:rPr>
        <w:t xml:space="preserve"> </w:t>
      </w:r>
      <w:r w:rsidR="00403A9E">
        <w:rPr>
          <w:sz w:val="22"/>
          <w:lang w:val="en-GB"/>
        </w:rPr>
        <w:t>than the baseline model</w:t>
      </w:r>
      <w:r w:rsidR="001E1EC7" w:rsidRPr="00203D64">
        <w:rPr>
          <w:sz w:val="22"/>
          <w:lang w:val="en-GB"/>
        </w:rPr>
        <w:t xml:space="preserve">. </w:t>
      </w:r>
      <w:r w:rsidR="000A7B2F">
        <w:rPr>
          <w:sz w:val="22"/>
          <w:lang w:val="en-GB"/>
        </w:rPr>
        <w:t xml:space="preserve">Using </w:t>
      </w:r>
      <w:r w:rsidR="004425BC">
        <w:rPr>
          <w:sz w:val="22"/>
          <w:lang w:val="en-GB"/>
        </w:rPr>
        <w:t>molecular fingerprints</w:t>
      </w:r>
      <w:r w:rsidR="000A7B2F">
        <w:rPr>
          <w:sz w:val="22"/>
          <w:lang w:val="en-GB"/>
        </w:rPr>
        <w:t xml:space="preserve"> as conditions </w:t>
      </w:r>
      <w:r w:rsidR="00AC2CAA" w:rsidRPr="00203D64">
        <w:rPr>
          <w:sz w:val="22"/>
          <w:lang w:val="en-GB"/>
        </w:rPr>
        <w:t>focus</w:t>
      </w:r>
      <w:r w:rsidR="00046B2D">
        <w:rPr>
          <w:sz w:val="22"/>
          <w:lang w:val="en-GB"/>
        </w:rPr>
        <w:t>es</w:t>
      </w:r>
      <w:r w:rsidR="00AC2CAA" w:rsidRPr="00203D64">
        <w:rPr>
          <w:sz w:val="22"/>
          <w:lang w:val="en-GB"/>
        </w:rPr>
        <w:t xml:space="preserve"> the </w:t>
      </w:r>
      <w:r w:rsidR="000A7B2F">
        <w:rPr>
          <w:sz w:val="22"/>
          <w:lang w:val="en-GB"/>
        </w:rPr>
        <w:t xml:space="preserve">molecular </w:t>
      </w:r>
      <w:r w:rsidR="00AC2CAA" w:rsidRPr="00203D64">
        <w:rPr>
          <w:sz w:val="22"/>
          <w:lang w:val="en-GB"/>
        </w:rPr>
        <w:t xml:space="preserve">generation </w:t>
      </w:r>
      <w:r w:rsidR="000A7B2F">
        <w:rPr>
          <w:sz w:val="22"/>
          <w:lang w:val="en-GB"/>
        </w:rPr>
        <w:t xml:space="preserve">even </w:t>
      </w:r>
      <w:r w:rsidR="00AC2CAA" w:rsidRPr="00203D64">
        <w:rPr>
          <w:sz w:val="22"/>
          <w:lang w:val="en-GB"/>
        </w:rPr>
        <w:t>more than physicochemical properties</w:t>
      </w:r>
      <w:r w:rsidR="002549FA">
        <w:rPr>
          <w:sz w:val="22"/>
          <w:lang w:val="en-GB"/>
        </w:rPr>
        <w:t>, by</w:t>
      </w:r>
      <w:r w:rsidR="00AC2CAA" w:rsidRPr="00203D64">
        <w:rPr>
          <w:sz w:val="22"/>
          <w:lang w:val="en-GB"/>
        </w:rPr>
        <w:t xml:space="preserve"> acting as structural </w:t>
      </w:r>
      <w:r w:rsidR="00C6578C">
        <w:rPr>
          <w:sz w:val="22"/>
          <w:lang w:val="en-GB"/>
        </w:rPr>
        <w:t>restrictions</w:t>
      </w:r>
      <w:r w:rsidR="00C6578C" w:rsidRPr="00203D64">
        <w:rPr>
          <w:sz w:val="22"/>
          <w:lang w:val="en-GB"/>
        </w:rPr>
        <w:t xml:space="preserve"> </w:t>
      </w:r>
      <w:r w:rsidR="00AC2CAA" w:rsidRPr="00203D64">
        <w:rPr>
          <w:sz w:val="22"/>
          <w:lang w:val="en-GB"/>
        </w:rPr>
        <w:t xml:space="preserve">that impose </w:t>
      </w:r>
      <w:r w:rsidR="00AE2530" w:rsidRPr="00203D64">
        <w:rPr>
          <w:sz w:val="22"/>
          <w:lang w:val="en-GB"/>
        </w:rPr>
        <w:t xml:space="preserve">a </w:t>
      </w:r>
      <w:r w:rsidR="00AC2CAA" w:rsidRPr="00203D64">
        <w:rPr>
          <w:sz w:val="22"/>
          <w:lang w:val="en-GB"/>
        </w:rPr>
        <w:t xml:space="preserve">scaffold on the output that </w:t>
      </w:r>
      <w:r w:rsidR="002549FA">
        <w:rPr>
          <w:sz w:val="22"/>
          <w:lang w:val="en-GB"/>
        </w:rPr>
        <w:t>is</w:t>
      </w:r>
      <w:r w:rsidR="002549FA" w:rsidRPr="00203D64">
        <w:rPr>
          <w:sz w:val="22"/>
          <w:lang w:val="en-GB"/>
        </w:rPr>
        <w:t xml:space="preserve"> </w:t>
      </w:r>
      <w:r w:rsidR="00AC2CAA" w:rsidRPr="00203D64">
        <w:rPr>
          <w:sz w:val="22"/>
          <w:lang w:val="en-GB"/>
        </w:rPr>
        <w:t>similar, if not identical, to the reference</w:t>
      </w:r>
      <w:r w:rsidR="00BF6B6C">
        <w:rPr>
          <w:sz w:val="22"/>
          <w:lang w:val="en-GB"/>
        </w:rPr>
        <w:t>. This also demonstrated the proposed architecture</w:t>
      </w:r>
      <w:r w:rsidR="004425BC">
        <w:rPr>
          <w:sz w:val="22"/>
          <w:lang w:val="en-GB"/>
        </w:rPr>
        <w:t>’</w:t>
      </w:r>
      <w:r w:rsidR="00BF6B6C">
        <w:rPr>
          <w:sz w:val="22"/>
          <w:lang w:val="en-GB"/>
        </w:rPr>
        <w:t>s capability to function as a</w:t>
      </w:r>
      <w:r w:rsidR="00BA2CBC">
        <w:rPr>
          <w:sz w:val="22"/>
          <w:lang w:val="en-GB"/>
        </w:rPr>
        <w:t xml:space="preserve"> fingerprint </w:t>
      </w:r>
      <w:r w:rsidR="00BA2CBC">
        <w:rPr>
          <w:sz w:val="22"/>
          <w:lang w:val="en-GB"/>
        </w:rPr>
        <w:lastRenderedPageBreak/>
        <w:t>inverter, by</w:t>
      </w:r>
      <w:r w:rsidR="00620EDC">
        <w:rPr>
          <w:sz w:val="22"/>
          <w:lang w:val="en-GB"/>
        </w:rPr>
        <w:t xml:space="preserve"> </w:t>
      </w:r>
      <w:r w:rsidR="00AE418D" w:rsidRPr="00203D64">
        <w:rPr>
          <w:sz w:val="22"/>
          <w:lang w:val="en-GB"/>
        </w:rPr>
        <w:t>being able to</w:t>
      </w:r>
      <w:r w:rsidR="00822D1A">
        <w:rPr>
          <w:sz w:val="22"/>
          <w:lang w:val="en-GB"/>
        </w:rPr>
        <w:t xml:space="preserve"> </w:t>
      </w:r>
      <w:r w:rsidR="00AE418D" w:rsidRPr="00203D64">
        <w:rPr>
          <w:sz w:val="22"/>
          <w:lang w:val="en-GB"/>
        </w:rPr>
        <w:t>resample</w:t>
      </w:r>
      <w:r w:rsidR="004D7AF6" w:rsidRPr="00203D64">
        <w:rPr>
          <w:sz w:val="22"/>
          <w:lang w:val="en-GB"/>
        </w:rPr>
        <w:t xml:space="preserve"> </w:t>
      </w:r>
      <w:r w:rsidR="00AE418D" w:rsidRPr="00203D64">
        <w:rPr>
          <w:sz w:val="22"/>
          <w:lang w:val="en-GB"/>
        </w:rPr>
        <w:t xml:space="preserve">the original </w:t>
      </w:r>
      <w:r w:rsidR="00D22DEC" w:rsidRPr="00203D64">
        <w:rPr>
          <w:sz w:val="22"/>
          <w:lang w:val="en-GB"/>
        </w:rPr>
        <w:t>molecule</w:t>
      </w:r>
      <w:r w:rsidR="000559A9">
        <w:rPr>
          <w:sz w:val="22"/>
          <w:lang w:val="en-GB"/>
        </w:rPr>
        <w:t xml:space="preserve"> even up to 72% of the time</w:t>
      </w:r>
      <w:r w:rsidR="00951A09">
        <w:rPr>
          <w:sz w:val="22"/>
          <w:lang w:val="en-GB"/>
        </w:rPr>
        <w:t xml:space="preserve"> by using a more complex network. </w:t>
      </w:r>
      <w:r w:rsidR="00AC2CAA" w:rsidRPr="00203D64">
        <w:rPr>
          <w:sz w:val="22"/>
          <w:lang w:val="en-GB"/>
        </w:rPr>
        <w:t xml:space="preserve">On the other hand, physicochemical properties are more versatile </w:t>
      </w:r>
      <w:r w:rsidR="00AE418D" w:rsidRPr="00203D64">
        <w:rPr>
          <w:sz w:val="22"/>
          <w:lang w:val="en-GB"/>
        </w:rPr>
        <w:t xml:space="preserve">and lead to molecules with </w:t>
      </w:r>
      <w:r w:rsidR="00C6578C">
        <w:rPr>
          <w:sz w:val="22"/>
          <w:lang w:val="en-GB"/>
        </w:rPr>
        <w:t xml:space="preserve">more </w:t>
      </w:r>
      <w:r w:rsidR="00AE418D" w:rsidRPr="00203D64">
        <w:rPr>
          <w:sz w:val="22"/>
          <w:lang w:val="en-GB"/>
        </w:rPr>
        <w:t>di</w:t>
      </w:r>
      <w:r w:rsidR="00D26935" w:rsidRPr="00203D64">
        <w:rPr>
          <w:sz w:val="22"/>
          <w:lang w:val="en-GB"/>
        </w:rPr>
        <w:t>verse</w:t>
      </w:r>
      <w:r w:rsidR="00AE418D" w:rsidRPr="00203D64">
        <w:rPr>
          <w:sz w:val="22"/>
          <w:lang w:val="en-GB"/>
        </w:rPr>
        <w:t xml:space="preserve"> structure</w:t>
      </w:r>
      <w:r w:rsidR="00D26935" w:rsidRPr="00203D64">
        <w:rPr>
          <w:sz w:val="22"/>
          <w:lang w:val="en-GB"/>
        </w:rPr>
        <w:t xml:space="preserve">s </w:t>
      </w:r>
      <w:r w:rsidR="00DF1F4E">
        <w:rPr>
          <w:sz w:val="22"/>
          <w:lang w:val="en-GB"/>
        </w:rPr>
        <w:t xml:space="preserve">and </w:t>
      </w:r>
      <w:r w:rsidR="00146230">
        <w:rPr>
          <w:sz w:val="22"/>
          <w:lang w:val="en-GB"/>
        </w:rPr>
        <w:t>different</w:t>
      </w:r>
      <w:r w:rsidR="00DF1F4E">
        <w:rPr>
          <w:sz w:val="22"/>
          <w:lang w:val="en-GB"/>
        </w:rPr>
        <w:t xml:space="preserve"> scaffolds </w:t>
      </w:r>
      <w:r w:rsidR="00D26935" w:rsidRPr="00203D64">
        <w:rPr>
          <w:sz w:val="22"/>
          <w:lang w:val="en-GB"/>
        </w:rPr>
        <w:t>tha</w:t>
      </w:r>
      <w:r w:rsidR="00DF1F4E">
        <w:rPr>
          <w:sz w:val="22"/>
          <w:lang w:val="en-GB"/>
        </w:rPr>
        <w:t xml:space="preserve">n the molecule </w:t>
      </w:r>
      <w:r w:rsidR="00F93AC9">
        <w:rPr>
          <w:sz w:val="22"/>
          <w:lang w:val="en-GB"/>
        </w:rPr>
        <w:t xml:space="preserve">that </w:t>
      </w:r>
      <w:r w:rsidR="00DF1F4E">
        <w:rPr>
          <w:sz w:val="22"/>
          <w:lang w:val="en-GB"/>
        </w:rPr>
        <w:t xml:space="preserve">the </w:t>
      </w:r>
      <w:r w:rsidR="00046B2D">
        <w:rPr>
          <w:sz w:val="22"/>
          <w:lang w:val="en-GB"/>
        </w:rPr>
        <w:t>conditions</w:t>
      </w:r>
      <w:r w:rsidR="00AA2C68">
        <w:rPr>
          <w:sz w:val="22"/>
          <w:lang w:val="en-GB"/>
        </w:rPr>
        <w:t xml:space="preserve"> </w:t>
      </w:r>
      <w:r w:rsidR="000855ED">
        <w:rPr>
          <w:sz w:val="22"/>
          <w:lang w:val="en-GB"/>
        </w:rPr>
        <w:t>were</w:t>
      </w:r>
      <w:r w:rsidR="00AA2C68">
        <w:rPr>
          <w:sz w:val="22"/>
          <w:lang w:val="en-GB"/>
        </w:rPr>
        <w:t xml:space="preserve"> derived from.</w:t>
      </w:r>
      <w:r w:rsidR="003C6CBC" w:rsidRPr="00203D64">
        <w:rPr>
          <w:sz w:val="22"/>
          <w:lang w:val="en-GB"/>
        </w:rPr>
        <w:t xml:space="preserve"> Th</w:t>
      </w:r>
      <w:r w:rsidR="00AA2C68">
        <w:rPr>
          <w:sz w:val="22"/>
          <w:lang w:val="en-GB"/>
        </w:rPr>
        <w:t>e cRNN</w:t>
      </w:r>
      <w:r w:rsidR="003C6CBC" w:rsidRPr="00203D64">
        <w:rPr>
          <w:sz w:val="22"/>
          <w:lang w:val="en-GB"/>
        </w:rPr>
        <w:t xml:space="preserve"> architecture</w:t>
      </w:r>
      <w:r w:rsidR="00AC2CAA" w:rsidRPr="00203D64">
        <w:rPr>
          <w:sz w:val="22"/>
          <w:lang w:val="en-GB"/>
        </w:rPr>
        <w:t xml:space="preserve"> </w:t>
      </w:r>
      <w:r w:rsidR="003C6CBC" w:rsidRPr="00203D64">
        <w:rPr>
          <w:sz w:val="22"/>
          <w:lang w:val="en-GB"/>
        </w:rPr>
        <w:t>attack</w:t>
      </w:r>
      <w:r w:rsidR="007C2943">
        <w:rPr>
          <w:sz w:val="22"/>
          <w:lang w:val="en-GB"/>
        </w:rPr>
        <w:t>s</w:t>
      </w:r>
      <w:r w:rsidR="003C6CBC" w:rsidRPr="00203D64">
        <w:rPr>
          <w:sz w:val="22"/>
          <w:lang w:val="en-GB"/>
        </w:rPr>
        <w:t xml:space="preserve"> the inverse QSAR problem by </w:t>
      </w:r>
      <w:r w:rsidR="00F93AC9">
        <w:rPr>
          <w:sz w:val="22"/>
          <w:lang w:val="en-GB"/>
        </w:rPr>
        <w:t xml:space="preserve">directly </w:t>
      </w:r>
      <w:r w:rsidR="00AC2CAA" w:rsidRPr="00203D64">
        <w:rPr>
          <w:sz w:val="22"/>
          <w:lang w:val="en-GB"/>
        </w:rPr>
        <w:t>sh</w:t>
      </w:r>
      <w:r w:rsidR="00AE418D" w:rsidRPr="00203D64">
        <w:rPr>
          <w:sz w:val="22"/>
          <w:lang w:val="en-GB"/>
        </w:rPr>
        <w:t>aping the properties</w:t>
      </w:r>
      <w:r w:rsidR="000343D8">
        <w:rPr>
          <w:sz w:val="22"/>
          <w:lang w:val="en-GB"/>
        </w:rPr>
        <w:t xml:space="preserve"> of the generated molecules</w:t>
      </w:r>
      <w:r w:rsidR="00AE418D" w:rsidRPr="00203D64">
        <w:rPr>
          <w:sz w:val="22"/>
          <w:lang w:val="en-GB"/>
        </w:rPr>
        <w:t xml:space="preserve"> </w:t>
      </w:r>
      <w:r w:rsidR="002536C3" w:rsidRPr="00203D64">
        <w:rPr>
          <w:sz w:val="22"/>
          <w:lang w:val="en-GB"/>
        </w:rPr>
        <w:t>while</w:t>
      </w:r>
      <w:r w:rsidR="00332455" w:rsidRPr="00203D64">
        <w:rPr>
          <w:sz w:val="22"/>
          <w:lang w:val="en-GB"/>
        </w:rPr>
        <w:t xml:space="preserve"> avoiding computationally expensive optimization loops</w:t>
      </w:r>
      <w:r w:rsidR="00AE418D" w:rsidRPr="00203D64">
        <w:rPr>
          <w:sz w:val="22"/>
          <w:lang w:val="en-GB"/>
        </w:rPr>
        <w:t>.</w:t>
      </w:r>
      <w:r w:rsidR="00D26935" w:rsidRPr="00203D64">
        <w:rPr>
          <w:sz w:val="22"/>
          <w:lang w:val="en-GB"/>
        </w:rPr>
        <w:t xml:space="preserve"> </w:t>
      </w:r>
      <w:r w:rsidR="00D22DEC" w:rsidRPr="00203D64">
        <w:rPr>
          <w:sz w:val="22"/>
          <w:lang w:val="en-GB"/>
        </w:rPr>
        <w:t>Nonetheless</w:t>
      </w:r>
      <w:r w:rsidR="00D26935" w:rsidRPr="00203D64">
        <w:rPr>
          <w:sz w:val="22"/>
          <w:lang w:val="en-GB"/>
        </w:rPr>
        <w:t xml:space="preserve">, </w:t>
      </w:r>
      <w:r w:rsidR="009928C4" w:rsidRPr="00203D64">
        <w:rPr>
          <w:sz w:val="22"/>
          <w:lang w:val="en-GB"/>
        </w:rPr>
        <w:t xml:space="preserve">even though we have been able to optimize </w:t>
      </w:r>
      <w:r w:rsidR="00046B2D">
        <w:rPr>
          <w:sz w:val="22"/>
          <w:lang w:val="en-GB"/>
        </w:rPr>
        <w:t xml:space="preserve">the </w:t>
      </w:r>
      <w:r w:rsidR="000343D8">
        <w:rPr>
          <w:sz w:val="22"/>
          <w:lang w:val="en-GB"/>
        </w:rPr>
        <w:t>conditions independently of each other</w:t>
      </w:r>
      <w:r w:rsidR="009928C4" w:rsidRPr="00203D64">
        <w:rPr>
          <w:sz w:val="22"/>
          <w:lang w:val="en-GB"/>
        </w:rPr>
        <w:t xml:space="preserve">, </w:t>
      </w:r>
      <w:r w:rsidR="00D26935" w:rsidRPr="00203D64">
        <w:rPr>
          <w:sz w:val="22"/>
          <w:lang w:val="en-GB"/>
        </w:rPr>
        <w:t>not all input combinations led to valid structures</w:t>
      </w:r>
      <w:r w:rsidR="00AE2C9E">
        <w:rPr>
          <w:sz w:val="22"/>
          <w:lang w:val="en-GB"/>
        </w:rPr>
        <w:t xml:space="preserve"> due to</w:t>
      </w:r>
      <w:r w:rsidR="000276E6">
        <w:rPr>
          <w:sz w:val="22"/>
          <w:lang w:val="en-GB"/>
        </w:rPr>
        <w:t xml:space="preserve"> the conditions </w:t>
      </w:r>
      <w:r w:rsidR="00AE2C9E">
        <w:rPr>
          <w:sz w:val="22"/>
          <w:lang w:val="en-GB"/>
        </w:rPr>
        <w:t>being</w:t>
      </w:r>
      <w:r w:rsidR="00F93B6E">
        <w:rPr>
          <w:sz w:val="22"/>
          <w:lang w:val="en-GB"/>
        </w:rPr>
        <w:t xml:space="preserve"> </w:t>
      </w:r>
      <w:r w:rsidR="00836E76">
        <w:rPr>
          <w:sz w:val="22"/>
          <w:lang w:val="en-GB"/>
        </w:rPr>
        <w:t>correlated</w:t>
      </w:r>
      <w:r w:rsidR="00E5242D">
        <w:rPr>
          <w:sz w:val="22"/>
          <w:lang w:val="en-GB"/>
        </w:rPr>
        <w:t xml:space="preserve">. </w:t>
      </w:r>
      <w:r w:rsidR="00A11BB9">
        <w:rPr>
          <w:sz w:val="22"/>
          <w:lang w:val="en-GB"/>
        </w:rPr>
        <w:t>As</w:t>
      </w:r>
      <w:r w:rsidR="00E41792">
        <w:rPr>
          <w:sz w:val="22"/>
          <w:lang w:val="en-GB"/>
        </w:rPr>
        <w:t xml:space="preserve"> an</w:t>
      </w:r>
      <w:r w:rsidR="00A11BB9">
        <w:rPr>
          <w:sz w:val="22"/>
          <w:lang w:val="en-GB"/>
        </w:rPr>
        <w:t xml:space="preserve"> example</w:t>
      </w:r>
      <w:r w:rsidR="00BF32ED">
        <w:rPr>
          <w:sz w:val="22"/>
          <w:lang w:val="en-GB"/>
        </w:rPr>
        <w:t>,</w:t>
      </w:r>
      <w:r w:rsidR="00E41792">
        <w:rPr>
          <w:sz w:val="22"/>
          <w:lang w:val="en-GB"/>
        </w:rPr>
        <w:t xml:space="preserve"> this was</w:t>
      </w:r>
      <w:r w:rsidR="00A11BB9">
        <w:rPr>
          <w:sz w:val="22"/>
          <w:lang w:val="en-GB"/>
        </w:rPr>
        <w:t xml:space="preserve"> observed when </w:t>
      </w:r>
      <w:r w:rsidR="00982EAF">
        <w:rPr>
          <w:sz w:val="22"/>
          <w:lang w:val="en-GB"/>
        </w:rPr>
        <w:t>conditioning with a desired high QED while keeping the other conditions</w:t>
      </w:r>
      <w:r w:rsidR="00E64B9F">
        <w:rPr>
          <w:sz w:val="22"/>
          <w:lang w:val="en-GB"/>
        </w:rPr>
        <w:t>,</w:t>
      </w:r>
      <w:r w:rsidR="00E64B9F" w:rsidRPr="00E64B9F">
        <w:rPr>
          <w:sz w:val="22"/>
          <w:lang w:val="en-GB"/>
        </w:rPr>
        <w:t xml:space="preserve"> </w:t>
      </w:r>
      <w:r w:rsidR="00E64B9F">
        <w:rPr>
          <w:sz w:val="22"/>
          <w:lang w:val="en-GB"/>
        </w:rPr>
        <w:t>which are constituents of the QED score calculation,</w:t>
      </w:r>
      <w:r w:rsidR="00982EAF">
        <w:rPr>
          <w:sz w:val="22"/>
          <w:lang w:val="en-GB"/>
        </w:rPr>
        <w:t xml:space="preserve"> fixed</w:t>
      </w:r>
      <w:r w:rsidR="00507C69">
        <w:rPr>
          <w:sz w:val="22"/>
          <w:lang w:val="en-GB"/>
        </w:rPr>
        <w:t xml:space="preserve">. </w:t>
      </w:r>
      <w:r w:rsidR="00D21A9F">
        <w:rPr>
          <w:sz w:val="22"/>
          <w:lang w:val="en-GB"/>
        </w:rPr>
        <w:t>The cRNN</w:t>
      </w:r>
      <w:r w:rsidR="00502B69">
        <w:rPr>
          <w:sz w:val="22"/>
          <w:lang w:val="en-GB"/>
        </w:rPr>
        <w:t xml:space="preserve"> has thus been demonstrated as a </w:t>
      </w:r>
      <w:r w:rsidR="008875C4">
        <w:rPr>
          <w:sz w:val="22"/>
          <w:lang w:val="en-GB"/>
        </w:rPr>
        <w:t>potential</w:t>
      </w:r>
      <w:r w:rsidR="00CF0BDB">
        <w:rPr>
          <w:sz w:val="22"/>
          <w:lang w:val="en-GB"/>
        </w:rPr>
        <w:t>ly</w:t>
      </w:r>
      <w:r w:rsidR="008875C4">
        <w:rPr>
          <w:sz w:val="22"/>
          <w:lang w:val="en-GB"/>
        </w:rPr>
        <w:t xml:space="preserve"> </w:t>
      </w:r>
      <w:r w:rsidR="00502B69">
        <w:rPr>
          <w:sz w:val="22"/>
          <w:lang w:val="en-GB"/>
        </w:rPr>
        <w:t xml:space="preserve">useful architecture with intermediate </w:t>
      </w:r>
      <w:r w:rsidR="008C075C">
        <w:rPr>
          <w:sz w:val="22"/>
          <w:lang w:val="en-GB"/>
        </w:rPr>
        <w:t>output space</w:t>
      </w:r>
      <w:r w:rsidR="00502B69">
        <w:rPr>
          <w:sz w:val="22"/>
          <w:lang w:val="en-GB"/>
        </w:rPr>
        <w:t xml:space="preserve"> between unbiased </w:t>
      </w:r>
      <w:r w:rsidR="00385C90">
        <w:rPr>
          <w:sz w:val="22"/>
          <w:lang w:val="en-GB"/>
        </w:rPr>
        <w:t>character</w:t>
      </w:r>
      <w:r w:rsidR="00AD24FC">
        <w:rPr>
          <w:sz w:val="22"/>
          <w:lang w:val="en-GB"/>
        </w:rPr>
        <w:t>-</w:t>
      </w:r>
      <w:r w:rsidR="00385C90">
        <w:rPr>
          <w:sz w:val="22"/>
          <w:lang w:val="en-GB"/>
        </w:rPr>
        <w:t xml:space="preserve">based </w:t>
      </w:r>
      <w:r w:rsidR="00502B69">
        <w:rPr>
          <w:sz w:val="22"/>
          <w:lang w:val="en-GB"/>
        </w:rPr>
        <w:t xml:space="preserve">RNNs and fully </w:t>
      </w:r>
      <w:r w:rsidR="00385C90">
        <w:rPr>
          <w:sz w:val="22"/>
          <w:lang w:val="en-GB"/>
        </w:rPr>
        <w:t xml:space="preserve">steered </w:t>
      </w:r>
      <w:r w:rsidR="00A12EFE">
        <w:rPr>
          <w:sz w:val="22"/>
          <w:lang w:val="en-GB"/>
        </w:rPr>
        <w:t xml:space="preserve">autoencoders with a 1:1 relation between latent space vectors and molecules. </w:t>
      </w:r>
    </w:p>
    <w:p w14:paraId="65CC5D06" w14:textId="77777777" w:rsidR="00203D64" w:rsidRPr="00203D64" w:rsidRDefault="00203D64" w:rsidP="000A6A42">
      <w:pPr>
        <w:rPr>
          <w:sz w:val="22"/>
        </w:rPr>
      </w:pPr>
    </w:p>
    <w:p w14:paraId="6C198B6A" w14:textId="77777777" w:rsidR="0026105E" w:rsidRDefault="0026105E" w:rsidP="00AD187B">
      <w:pPr>
        <w:pStyle w:val="Heading1"/>
        <w:rPr>
          <w:lang w:val="en-GB"/>
        </w:rPr>
      </w:pPr>
      <w:r>
        <w:rPr>
          <w:lang w:val="en-GB"/>
        </w:rPr>
        <w:t>Acknowledgments</w:t>
      </w:r>
    </w:p>
    <w:p w14:paraId="2B06525A" w14:textId="00862BC9" w:rsidR="00CA7F4E" w:rsidRPr="007E192B" w:rsidRDefault="001E6AE4" w:rsidP="00CA7F4E">
      <w:pPr>
        <w:rPr>
          <w:sz w:val="22"/>
          <w:lang w:val="en-GB"/>
        </w:rPr>
      </w:pPr>
      <w:r w:rsidRPr="007E192B">
        <w:rPr>
          <w:sz w:val="22"/>
          <w:lang w:val="en-GB"/>
        </w:rPr>
        <w:t>The authors would like to</w:t>
      </w:r>
      <w:r w:rsidR="00FB2BF0" w:rsidRPr="007E192B">
        <w:rPr>
          <w:sz w:val="22"/>
          <w:lang w:val="en-GB"/>
        </w:rPr>
        <w:t xml:space="preserve"> </w:t>
      </w:r>
      <w:r w:rsidRPr="007E192B">
        <w:rPr>
          <w:sz w:val="22"/>
          <w:lang w:val="en-GB"/>
        </w:rPr>
        <w:t xml:space="preserve">thank the </w:t>
      </w:r>
      <w:r w:rsidR="00FB2BF0" w:rsidRPr="007E192B">
        <w:rPr>
          <w:sz w:val="22"/>
          <w:lang w:val="en-GB"/>
        </w:rPr>
        <w:t xml:space="preserve">whole of </w:t>
      </w:r>
      <w:r w:rsidRPr="007E192B">
        <w:rPr>
          <w:sz w:val="22"/>
          <w:lang w:val="en-GB"/>
        </w:rPr>
        <w:t>MolecularAI team at AstraZeneca</w:t>
      </w:r>
      <w:r w:rsidR="00E34E6C" w:rsidRPr="007E192B">
        <w:rPr>
          <w:sz w:val="22"/>
          <w:lang w:val="en-GB"/>
        </w:rPr>
        <w:t xml:space="preserve"> </w:t>
      </w:r>
      <w:r w:rsidRPr="007E192B">
        <w:rPr>
          <w:sz w:val="22"/>
          <w:lang w:val="en-GB"/>
        </w:rPr>
        <w:t xml:space="preserve">for their </w:t>
      </w:r>
      <w:r w:rsidR="00AA7D1C" w:rsidRPr="007E192B">
        <w:rPr>
          <w:sz w:val="22"/>
          <w:lang w:val="en-GB"/>
        </w:rPr>
        <w:t>in</w:t>
      </w:r>
      <w:r w:rsidRPr="007E192B">
        <w:rPr>
          <w:sz w:val="22"/>
          <w:lang w:val="en-GB"/>
        </w:rPr>
        <w:t>valuable input</w:t>
      </w:r>
      <w:r w:rsidR="00FB2BF0" w:rsidRPr="007E192B">
        <w:rPr>
          <w:sz w:val="22"/>
          <w:lang w:val="en-GB"/>
        </w:rPr>
        <w:t xml:space="preserve"> and the fruitful discussions </w:t>
      </w:r>
      <w:r w:rsidR="00E34E6C" w:rsidRPr="007E192B">
        <w:rPr>
          <w:sz w:val="22"/>
          <w:lang w:val="en-GB"/>
        </w:rPr>
        <w:t xml:space="preserve">held </w:t>
      </w:r>
      <w:r w:rsidR="00FB2BF0" w:rsidRPr="007E192B">
        <w:rPr>
          <w:sz w:val="22"/>
          <w:lang w:val="en-GB"/>
        </w:rPr>
        <w:t>during the development of the present work.</w:t>
      </w:r>
    </w:p>
    <w:p w14:paraId="42E6BB62" w14:textId="77777777" w:rsidR="007E192B" w:rsidRDefault="007E192B" w:rsidP="00CA7F4E">
      <w:pPr>
        <w:rPr>
          <w:lang w:val="en-GB"/>
        </w:rPr>
      </w:pPr>
    </w:p>
    <w:p w14:paraId="2C920F74" w14:textId="77777777" w:rsidR="00CA7F4E" w:rsidRDefault="00CA7F4E" w:rsidP="00CA7F4E">
      <w:pPr>
        <w:pStyle w:val="Heading1"/>
        <w:rPr>
          <w:lang w:val="en-GB"/>
        </w:rPr>
      </w:pPr>
      <w:r>
        <w:rPr>
          <w:lang w:val="en-GB"/>
        </w:rPr>
        <w:t>Availability</w:t>
      </w:r>
    </w:p>
    <w:p w14:paraId="7A6796ED" w14:textId="4EE4B29B" w:rsidR="00CA7F4E" w:rsidRPr="007E192B" w:rsidRDefault="00CA7F4E" w:rsidP="00CA7F4E">
      <w:pPr>
        <w:rPr>
          <w:sz w:val="22"/>
          <w:lang w:val="en-GB"/>
        </w:rPr>
      </w:pPr>
      <w:r w:rsidRPr="007E192B">
        <w:rPr>
          <w:sz w:val="22"/>
          <w:lang w:val="en-GB"/>
        </w:rPr>
        <w:t xml:space="preserve">The </w:t>
      </w:r>
      <w:r w:rsidR="006224F2" w:rsidRPr="007E192B">
        <w:rPr>
          <w:sz w:val="22"/>
          <w:lang w:val="en-GB"/>
        </w:rPr>
        <w:t xml:space="preserve">Python </w:t>
      </w:r>
      <w:r w:rsidR="006E588A" w:rsidRPr="007E192B">
        <w:rPr>
          <w:sz w:val="22"/>
          <w:lang w:val="en-GB"/>
        </w:rPr>
        <w:t xml:space="preserve">code and the trained neural networks used in this work can be found in the following </w:t>
      </w:r>
      <w:r w:rsidR="00F70A71">
        <w:rPr>
          <w:sz w:val="22"/>
          <w:lang w:val="en-GB"/>
        </w:rPr>
        <w:t xml:space="preserve">Deep Drug Coder (DDC) </w:t>
      </w:r>
      <w:r w:rsidR="006E588A" w:rsidRPr="007E192B">
        <w:rPr>
          <w:sz w:val="22"/>
          <w:lang w:val="en-GB"/>
        </w:rPr>
        <w:t>GitHub repository:</w:t>
      </w:r>
      <w:r w:rsidR="00B01D5E" w:rsidRPr="007E192B">
        <w:rPr>
          <w:sz w:val="22"/>
        </w:rPr>
        <w:t xml:space="preserve"> </w:t>
      </w:r>
      <w:hyperlink r:id="rId24" w:history="1">
        <w:r w:rsidR="00057605" w:rsidRPr="00981C40">
          <w:rPr>
            <w:b/>
            <w:sz w:val="22"/>
          </w:rPr>
          <w:t>https://github.com/pcko1/Deep-Drug-Coder</w:t>
        </w:r>
      </w:hyperlink>
      <w:r w:rsidR="00F70A71">
        <w:rPr>
          <w:sz w:val="22"/>
        </w:rPr>
        <w:t xml:space="preserve">, that </w:t>
      </w:r>
      <w:r w:rsidR="00501A83">
        <w:rPr>
          <w:sz w:val="22"/>
        </w:rPr>
        <w:t xml:space="preserve">also </w:t>
      </w:r>
      <w:r w:rsidR="00255822">
        <w:rPr>
          <w:sz w:val="22"/>
        </w:rPr>
        <w:t>includes</w:t>
      </w:r>
      <w:r w:rsidR="00501A83">
        <w:rPr>
          <w:sz w:val="22"/>
        </w:rPr>
        <w:t xml:space="preserve"> </w:t>
      </w:r>
      <w:r w:rsidR="00955D28">
        <w:rPr>
          <w:sz w:val="22"/>
        </w:rPr>
        <w:t xml:space="preserve">an </w:t>
      </w:r>
      <w:r w:rsidR="00281528">
        <w:rPr>
          <w:sz w:val="22"/>
        </w:rPr>
        <w:t xml:space="preserve">optional </w:t>
      </w:r>
      <w:r w:rsidR="00955D28">
        <w:rPr>
          <w:sz w:val="22"/>
        </w:rPr>
        <w:t xml:space="preserve">encoding network to </w:t>
      </w:r>
      <w:r w:rsidR="00D57755">
        <w:rPr>
          <w:sz w:val="22"/>
        </w:rPr>
        <w:t>constitute</w:t>
      </w:r>
      <w:r w:rsidR="00955D28">
        <w:rPr>
          <w:sz w:val="22"/>
        </w:rPr>
        <w:t xml:space="preserve"> a molecular heteroencoder.</w:t>
      </w:r>
    </w:p>
    <w:p w14:paraId="7315EE5E" w14:textId="77777777" w:rsidR="00C07FCC" w:rsidRPr="00C07FCC" w:rsidRDefault="00C07FCC" w:rsidP="00C07FCC">
      <w:pPr>
        <w:rPr>
          <w:lang w:val="en-GB"/>
        </w:rPr>
      </w:pPr>
    </w:p>
    <w:p w14:paraId="2B66781F" w14:textId="77777777" w:rsidR="009C3AEF" w:rsidRDefault="009C3AEF" w:rsidP="009C3AEF">
      <w:pPr>
        <w:pStyle w:val="Heading1"/>
        <w:rPr>
          <w:lang w:val="en-GB"/>
        </w:rPr>
      </w:pPr>
      <w:r>
        <w:rPr>
          <w:lang w:val="en-GB"/>
        </w:rPr>
        <w:t>Conflicts of Interest</w:t>
      </w:r>
    </w:p>
    <w:p w14:paraId="151B0D5D" w14:textId="7D6ADE22" w:rsidR="00C07FCC" w:rsidRPr="00046B2D" w:rsidRDefault="008B3F82" w:rsidP="00C07FCC">
      <w:pPr>
        <w:rPr>
          <w:sz w:val="22"/>
          <w:lang w:val="en-GB"/>
        </w:rPr>
      </w:pPr>
      <w:r>
        <w:rPr>
          <w:sz w:val="22"/>
          <w:lang w:val="en-GB"/>
        </w:rPr>
        <w:t>None to declare.</w:t>
      </w:r>
    </w:p>
    <w:p w14:paraId="49DC62EE" w14:textId="77777777" w:rsidR="00C07FCC" w:rsidRPr="00C07FCC" w:rsidRDefault="00C07FCC" w:rsidP="00C07FCC">
      <w:pPr>
        <w:rPr>
          <w:lang w:val="en-GB"/>
        </w:rPr>
      </w:pPr>
    </w:p>
    <w:p w14:paraId="26CC1C81" w14:textId="77777777" w:rsidR="00203D64" w:rsidRDefault="00203D64">
      <w:pPr>
        <w:spacing w:line="259" w:lineRule="auto"/>
        <w:jc w:val="left"/>
        <w:rPr>
          <w:rFonts w:asciiTheme="majorHAnsi" w:eastAsiaTheme="majorEastAsia" w:hAnsiTheme="majorHAnsi" w:cstheme="majorBidi"/>
          <w:color w:val="262626" w:themeColor="text1" w:themeTint="D9"/>
          <w:sz w:val="32"/>
          <w:szCs w:val="32"/>
          <w:lang w:val="en-GB"/>
        </w:rPr>
      </w:pPr>
      <w:r>
        <w:rPr>
          <w:lang w:val="en-GB"/>
        </w:rPr>
        <w:br w:type="page"/>
      </w:r>
    </w:p>
    <w:p w14:paraId="26399402" w14:textId="77777777" w:rsidR="00A263BC" w:rsidRPr="00EC1581" w:rsidRDefault="00A263BC" w:rsidP="00A263BC">
      <w:pPr>
        <w:pStyle w:val="Heading1"/>
      </w:pPr>
      <w:r w:rsidRPr="00EC1581">
        <w:lastRenderedPageBreak/>
        <w:t>References</w:t>
      </w:r>
    </w:p>
    <w:p w14:paraId="09EFDB0F" w14:textId="77777777" w:rsidR="00A263BC" w:rsidRPr="0058579E" w:rsidRDefault="00A263BC" w:rsidP="00A263BC">
      <w:pPr>
        <w:widowControl w:val="0"/>
        <w:autoSpaceDE w:val="0"/>
        <w:autoSpaceDN w:val="0"/>
        <w:adjustRightInd w:val="0"/>
        <w:ind w:left="640" w:hanging="640"/>
        <w:rPr>
          <w:rFonts w:ascii="Calibri" w:hAnsi="Calibri" w:cs="Calibri"/>
          <w:noProof/>
          <w:szCs w:val="24"/>
        </w:rPr>
      </w:pPr>
      <w:r>
        <w:rPr>
          <w:lang w:val="en-GB"/>
        </w:rPr>
        <w:fldChar w:fldCharType="begin" w:fldLock="1"/>
      </w:r>
      <w:r w:rsidRPr="00AF6F27">
        <w:rPr>
          <w:lang w:val="da-DK"/>
        </w:rPr>
        <w:instrText xml:space="preserve">ADDIN Mendeley Bibliography CSL_BIBLIOGRAPHY </w:instrText>
      </w:r>
      <w:r>
        <w:rPr>
          <w:lang w:val="en-GB"/>
        </w:rPr>
        <w:fldChar w:fldCharType="separate"/>
      </w:r>
      <w:r w:rsidRPr="0058579E">
        <w:rPr>
          <w:rFonts w:ascii="Calibri" w:hAnsi="Calibri" w:cs="Calibri"/>
          <w:noProof/>
          <w:szCs w:val="24"/>
        </w:rPr>
        <w:t xml:space="preserve">1. </w:t>
      </w:r>
      <w:r w:rsidRPr="0058579E">
        <w:rPr>
          <w:rFonts w:ascii="Calibri" w:hAnsi="Calibri" w:cs="Calibri"/>
          <w:noProof/>
          <w:szCs w:val="24"/>
        </w:rPr>
        <w:tab/>
        <w:t>Xu Y, Lin K, Wang S, et al (2019) Deep learning for molecular generation. Future Med Chem 11:567–597. https://doi.org/10.4155/fmc-2018-0358</w:t>
      </w:r>
    </w:p>
    <w:p w14:paraId="51B3891E" w14:textId="77777777" w:rsidR="00A263BC" w:rsidRPr="0058579E" w:rsidRDefault="00A263BC" w:rsidP="00A263BC">
      <w:pPr>
        <w:widowControl w:val="0"/>
        <w:autoSpaceDE w:val="0"/>
        <w:autoSpaceDN w:val="0"/>
        <w:adjustRightInd w:val="0"/>
        <w:ind w:left="640" w:hanging="640"/>
        <w:rPr>
          <w:rFonts w:ascii="Calibri" w:hAnsi="Calibri" w:cs="Calibri"/>
          <w:noProof/>
          <w:szCs w:val="24"/>
        </w:rPr>
      </w:pPr>
      <w:r w:rsidRPr="0058579E">
        <w:rPr>
          <w:rFonts w:ascii="Calibri" w:hAnsi="Calibri" w:cs="Calibri"/>
          <w:noProof/>
          <w:szCs w:val="24"/>
        </w:rPr>
        <w:t xml:space="preserve">2. </w:t>
      </w:r>
      <w:r w:rsidRPr="0058579E">
        <w:rPr>
          <w:rFonts w:ascii="Calibri" w:hAnsi="Calibri" w:cs="Calibri"/>
          <w:noProof/>
          <w:szCs w:val="24"/>
        </w:rPr>
        <w:tab/>
        <w:t>Elton DC, Boukouvalas Z, Fuge MD, Chung PW (2019) Deep learning for molecular design—a review of the state of the art. Mol Syst Des Eng. https://doi.org/10.1039/c9me00039a</w:t>
      </w:r>
    </w:p>
    <w:p w14:paraId="6FA0265A" w14:textId="77777777" w:rsidR="00A263BC" w:rsidRPr="0058579E" w:rsidRDefault="00A263BC" w:rsidP="00A263BC">
      <w:pPr>
        <w:widowControl w:val="0"/>
        <w:autoSpaceDE w:val="0"/>
        <w:autoSpaceDN w:val="0"/>
        <w:adjustRightInd w:val="0"/>
        <w:ind w:left="640" w:hanging="640"/>
        <w:rPr>
          <w:rFonts w:ascii="Calibri" w:hAnsi="Calibri" w:cs="Calibri"/>
          <w:noProof/>
          <w:szCs w:val="24"/>
        </w:rPr>
      </w:pPr>
      <w:r w:rsidRPr="0058579E">
        <w:rPr>
          <w:rFonts w:ascii="Calibri" w:hAnsi="Calibri" w:cs="Calibri"/>
          <w:noProof/>
          <w:szCs w:val="24"/>
        </w:rPr>
        <w:t xml:space="preserve">3. </w:t>
      </w:r>
      <w:r w:rsidRPr="0058579E">
        <w:rPr>
          <w:rFonts w:ascii="Calibri" w:hAnsi="Calibri" w:cs="Calibri"/>
          <w:noProof/>
          <w:szCs w:val="24"/>
        </w:rPr>
        <w:tab/>
        <w:t>Vamathevan J, Clark D, Czodrowski P, et al (2019) Applications of machine learning in drug discovery and development. Nat Rev Drug Discov 18:463–477. https://doi.org/10.1038/s41573-019-0024-5</w:t>
      </w:r>
    </w:p>
    <w:p w14:paraId="6DEC3E75" w14:textId="77777777" w:rsidR="00A263BC" w:rsidRPr="0058579E" w:rsidRDefault="00A263BC" w:rsidP="00A263BC">
      <w:pPr>
        <w:widowControl w:val="0"/>
        <w:autoSpaceDE w:val="0"/>
        <w:autoSpaceDN w:val="0"/>
        <w:adjustRightInd w:val="0"/>
        <w:ind w:left="640" w:hanging="640"/>
        <w:rPr>
          <w:rFonts w:ascii="Calibri" w:hAnsi="Calibri" w:cs="Calibri"/>
          <w:noProof/>
          <w:szCs w:val="24"/>
        </w:rPr>
      </w:pPr>
      <w:r w:rsidRPr="0058579E">
        <w:rPr>
          <w:rFonts w:ascii="Calibri" w:hAnsi="Calibri" w:cs="Calibri"/>
          <w:noProof/>
          <w:szCs w:val="24"/>
        </w:rPr>
        <w:t xml:space="preserve">4. </w:t>
      </w:r>
      <w:r w:rsidRPr="0058579E">
        <w:rPr>
          <w:rFonts w:ascii="Calibri" w:hAnsi="Calibri" w:cs="Calibri"/>
          <w:noProof/>
          <w:szCs w:val="24"/>
        </w:rPr>
        <w:tab/>
        <w:t>Chen H, Engkvist O, Wang Y, et al (2018) The rise of deep learning in drug discovery. Drug Discov Today 23:1241–1250. https://doi.org/10.1016/j.drudis.2018.01.039</w:t>
      </w:r>
    </w:p>
    <w:p w14:paraId="1B2500C6" w14:textId="77777777" w:rsidR="00A263BC" w:rsidRPr="0058579E" w:rsidRDefault="00A263BC" w:rsidP="00A263BC">
      <w:pPr>
        <w:widowControl w:val="0"/>
        <w:autoSpaceDE w:val="0"/>
        <w:autoSpaceDN w:val="0"/>
        <w:adjustRightInd w:val="0"/>
        <w:ind w:left="640" w:hanging="640"/>
        <w:rPr>
          <w:rFonts w:ascii="Calibri" w:hAnsi="Calibri" w:cs="Calibri"/>
          <w:noProof/>
          <w:szCs w:val="24"/>
        </w:rPr>
      </w:pPr>
      <w:r w:rsidRPr="0058579E">
        <w:rPr>
          <w:rFonts w:ascii="Calibri" w:hAnsi="Calibri" w:cs="Calibri"/>
          <w:noProof/>
          <w:szCs w:val="24"/>
        </w:rPr>
        <w:t xml:space="preserve">5. </w:t>
      </w:r>
      <w:r w:rsidRPr="0058579E">
        <w:rPr>
          <w:rFonts w:ascii="Calibri" w:hAnsi="Calibri" w:cs="Calibri"/>
          <w:noProof/>
          <w:szCs w:val="24"/>
        </w:rPr>
        <w:tab/>
        <w:t>Sanchez-Lengeling B, Aspuru-Guzik A (2018) Inverse molecular design using machine learning: Generative models for matter engineering. Science (80- ) 361:17. https://doi.org/10.1126/science.aat2663</w:t>
      </w:r>
    </w:p>
    <w:p w14:paraId="759B5F8D" w14:textId="77777777" w:rsidR="00A263BC" w:rsidRPr="0058579E" w:rsidRDefault="00A263BC" w:rsidP="00A263BC">
      <w:pPr>
        <w:widowControl w:val="0"/>
        <w:autoSpaceDE w:val="0"/>
        <w:autoSpaceDN w:val="0"/>
        <w:adjustRightInd w:val="0"/>
        <w:ind w:left="640" w:hanging="640"/>
        <w:rPr>
          <w:rFonts w:ascii="Calibri" w:hAnsi="Calibri" w:cs="Calibri"/>
          <w:noProof/>
          <w:szCs w:val="24"/>
        </w:rPr>
      </w:pPr>
      <w:r w:rsidRPr="0058579E">
        <w:rPr>
          <w:rFonts w:ascii="Calibri" w:hAnsi="Calibri" w:cs="Calibri"/>
          <w:noProof/>
          <w:szCs w:val="24"/>
        </w:rPr>
        <w:t xml:space="preserve">6. </w:t>
      </w:r>
      <w:r w:rsidRPr="0058579E">
        <w:rPr>
          <w:rFonts w:ascii="Calibri" w:hAnsi="Calibri" w:cs="Calibri"/>
          <w:noProof/>
          <w:szCs w:val="24"/>
        </w:rPr>
        <w:tab/>
        <w:t>Weininger D (1988) SMILES, a Chemical Language and Information System: 1: Introduction to Methodology and Encoding Rules. J Chem Inf Comput Sci 28:31–36. https://doi.org/10.1021/ci00057a005</w:t>
      </w:r>
    </w:p>
    <w:p w14:paraId="64ADAA31" w14:textId="77777777" w:rsidR="00A263BC" w:rsidRPr="0058579E" w:rsidRDefault="00A263BC" w:rsidP="00A263BC">
      <w:pPr>
        <w:widowControl w:val="0"/>
        <w:autoSpaceDE w:val="0"/>
        <w:autoSpaceDN w:val="0"/>
        <w:adjustRightInd w:val="0"/>
        <w:ind w:left="640" w:hanging="640"/>
        <w:rPr>
          <w:rFonts w:ascii="Calibri" w:hAnsi="Calibri" w:cs="Calibri"/>
          <w:noProof/>
          <w:szCs w:val="24"/>
        </w:rPr>
      </w:pPr>
      <w:r w:rsidRPr="0058579E">
        <w:rPr>
          <w:rFonts w:ascii="Calibri" w:hAnsi="Calibri" w:cs="Calibri"/>
          <w:noProof/>
          <w:szCs w:val="24"/>
        </w:rPr>
        <w:t xml:space="preserve">7. </w:t>
      </w:r>
      <w:r w:rsidRPr="0058579E">
        <w:rPr>
          <w:rFonts w:ascii="Calibri" w:hAnsi="Calibri" w:cs="Calibri"/>
          <w:noProof/>
          <w:szCs w:val="24"/>
        </w:rPr>
        <w:tab/>
        <w:t>Schwalbe-Koda D, Gómez-Bombarelli R (2019) Generative Models for Automatic Chemical Design. arXiv:190701632 1–25</w:t>
      </w:r>
    </w:p>
    <w:p w14:paraId="7567114F" w14:textId="77777777" w:rsidR="00A263BC" w:rsidRPr="0058579E" w:rsidRDefault="00A263BC" w:rsidP="00A263BC">
      <w:pPr>
        <w:widowControl w:val="0"/>
        <w:autoSpaceDE w:val="0"/>
        <w:autoSpaceDN w:val="0"/>
        <w:adjustRightInd w:val="0"/>
        <w:ind w:left="640" w:hanging="640"/>
        <w:rPr>
          <w:rFonts w:ascii="Calibri" w:hAnsi="Calibri" w:cs="Calibri"/>
          <w:noProof/>
          <w:szCs w:val="24"/>
        </w:rPr>
      </w:pPr>
      <w:r w:rsidRPr="0058579E">
        <w:rPr>
          <w:rFonts w:ascii="Calibri" w:hAnsi="Calibri" w:cs="Calibri"/>
          <w:noProof/>
          <w:szCs w:val="24"/>
        </w:rPr>
        <w:t xml:space="preserve">8. </w:t>
      </w:r>
      <w:r w:rsidRPr="0058579E">
        <w:rPr>
          <w:rFonts w:ascii="Calibri" w:hAnsi="Calibri" w:cs="Calibri"/>
          <w:noProof/>
          <w:szCs w:val="24"/>
        </w:rPr>
        <w:tab/>
        <w:t>Lipton ZC, Berkowitz J, Elkan C (2015) A Critical Review of Recurrent Neural Networks for Sequence Learning. arXiv:150600019 1–38</w:t>
      </w:r>
    </w:p>
    <w:p w14:paraId="0E0FF90A" w14:textId="77777777" w:rsidR="00A263BC" w:rsidRPr="0058579E" w:rsidRDefault="00A263BC" w:rsidP="00A263BC">
      <w:pPr>
        <w:widowControl w:val="0"/>
        <w:autoSpaceDE w:val="0"/>
        <w:autoSpaceDN w:val="0"/>
        <w:adjustRightInd w:val="0"/>
        <w:ind w:left="640" w:hanging="640"/>
        <w:rPr>
          <w:rFonts w:ascii="Calibri" w:hAnsi="Calibri" w:cs="Calibri"/>
          <w:noProof/>
          <w:szCs w:val="24"/>
        </w:rPr>
      </w:pPr>
      <w:r w:rsidRPr="0058579E">
        <w:rPr>
          <w:rFonts w:ascii="Calibri" w:hAnsi="Calibri" w:cs="Calibri"/>
          <w:noProof/>
          <w:szCs w:val="24"/>
        </w:rPr>
        <w:t xml:space="preserve">9. </w:t>
      </w:r>
      <w:r w:rsidRPr="0058579E">
        <w:rPr>
          <w:rFonts w:ascii="Calibri" w:hAnsi="Calibri" w:cs="Calibri"/>
          <w:noProof/>
          <w:szCs w:val="24"/>
        </w:rPr>
        <w:tab/>
        <w:t>Arús-Pous J, Blaschke T, Ulander S, et al (2019) Exploring the GDB-13 chemical space using deep generative models. J Cheminform 11:0–34. https://doi.org/10.1186/s13321-019-0341-z</w:t>
      </w:r>
    </w:p>
    <w:p w14:paraId="15D1B97F" w14:textId="77777777" w:rsidR="00A263BC" w:rsidRPr="0058579E" w:rsidRDefault="00A263BC" w:rsidP="00A263BC">
      <w:pPr>
        <w:widowControl w:val="0"/>
        <w:autoSpaceDE w:val="0"/>
        <w:autoSpaceDN w:val="0"/>
        <w:adjustRightInd w:val="0"/>
        <w:ind w:left="640" w:hanging="640"/>
        <w:rPr>
          <w:rFonts w:ascii="Calibri" w:hAnsi="Calibri" w:cs="Calibri"/>
          <w:noProof/>
          <w:szCs w:val="24"/>
        </w:rPr>
      </w:pPr>
      <w:r w:rsidRPr="0058579E">
        <w:rPr>
          <w:rFonts w:ascii="Calibri" w:hAnsi="Calibri" w:cs="Calibri"/>
          <w:noProof/>
          <w:szCs w:val="24"/>
        </w:rPr>
        <w:t xml:space="preserve">10. </w:t>
      </w:r>
      <w:r w:rsidRPr="0058579E">
        <w:rPr>
          <w:rFonts w:ascii="Calibri" w:hAnsi="Calibri" w:cs="Calibri"/>
          <w:noProof/>
          <w:szCs w:val="24"/>
        </w:rPr>
        <w:tab/>
        <w:t>Arús-Pous J, Johansson S, Prykhodko O, Bjerrum EJ (2019) Randomized SMILES strings improve the quality of molecular generative models. ChemRxiv</w:t>
      </w:r>
    </w:p>
    <w:p w14:paraId="29C5EDD7" w14:textId="77777777" w:rsidR="00A263BC" w:rsidRPr="0058579E" w:rsidRDefault="00A263BC" w:rsidP="00A263BC">
      <w:pPr>
        <w:widowControl w:val="0"/>
        <w:autoSpaceDE w:val="0"/>
        <w:autoSpaceDN w:val="0"/>
        <w:adjustRightInd w:val="0"/>
        <w:ind w:left="640" w:hanging="640"/>
        <w:rPr>
          <w:rFonts w:ascii="Calibri" w:hAnsi="Calibri" w:cs="Calibri"/>
          <w:noProof/>
          <w:szCs w:val="24"/>
        </w:rPr>
      </w:pPr>
      <w:r w:rsidRPr="0058579E">
        <w:rPr>
          <w:rFonts w:ascii="Calibri" w:hAnsi="Calibri" w:cs="Calibri"/>
          <w:noProof/>
          <w:szCs w:val="24"/>
        </w:rPr>
        <w:t xml:space="preserve">11. </w:t>
      </w:r>
      <w:r w:rsidRPr="0058579E">
        <w:rPr>
          <w:rFonts w:ascii="Calibri" w:hAnsi="Calibri" w:cs="Calibri"/>
          <w:noProof/>
          <w:szCs w:val="24"/>
        </w:rPr>
        <w:tab/>
        <w:t xml:space="preserve">Segler MHS, Kogej T, Tyrchan C, Waller MP (2018) Generating focused molecule </w:t>
      </w:r>
      <w:r w:rsidRPr="0058579E">
        <w:rPr>
          <w:rFonts w:ascii="Calibri" w:hAnsi="Calibri" w:cs="Calibri"/>
          <w:noProof/>
          <w:szCs w:val="24"/>
        </w:rPr>
        <w:lastRenderedPageBreak/>
        <w:t>libraries for drug discovery with recurrent neural networks. ACS Cent Sci 4:120–131. https://doi.org/10.1021/acscentsci.7b00512</w:t>
      </w:r>
    </w:p>
    <w:p w14:paraId="29422D7E" w14:textId="77777777" w:rsidR="00A263BC" w:rsidRPr="0058579E" w:rsidRDefault="00A263BC" w:rsidP="00A263BC">
      <w:pPr>
        <w:widowControl w:val="0"/>
        <w:autoSpaceDE w:val="0"/>
        <w:autoSpaceDN w:val="0"/>
        <w:adjustRightInd w:val="0"/>
        <w:ind w:left="640" w:hanging="640"/>
        <w:rPr>
          <w:rFonts w:ascii="Calibri" w:hAnsi="Calibri" w:cs="Calibri"/>
          <w:noProof/>
          <w:szCs w:val="24"/>
        </w:rPr>
      </w:pPr>
      <w:r w:rsidRPr="0058579E">
        <w:rPr>
          <w:rFonts w:ascii="Calibri" w:hAnsi="Calibri" w:cs="Calibri"/>
          <w:noProof/>
          <w:szCs w:val="24"/>
        </w:rPr>
        <w:t xml:space="preserve">12. </w:t>
      </w:r>
      <w:r w:rsidRPr="0058579E">
        <w:rPr>
          <w:rFonts w:ascii="Calibri" w:hAnsi="Calibri" w:cs="Calibri"/>
          <w:noProof/>
          <w:szCs w:val="24"/>
        </w:rPr>
        <w:tab/>
        <w:t>Olivecrona M, Blaschke T, Engkvist O, Chen H (2017) Molecular de-novo design through deep reinforcement learning. J Cheminform 9:. https://doi.org/10.1186/s13321-017-0235-x</w:t>
      </w:r>
    </w:p>
    <w:p w14:paraId="6AD81330" w14:textId="77777777" w:rsidR="00A263BC" w:rsidRPr="0058579E" w:rsidRDefault="00A263BC" w:rsidP="00A263BC">
      <w:pPr>
        <w:widowControl w:val="0"/>
        <w:autoSpaceDE w:val="0"/>
        <w:autoSpaceDN w:val="0"/>
        <w:adjustRightInd w:val="0"/>
        <w:ind w:left="640" w:hanging="640"/>
        <w:rPr>
          <w:rFonts w:ascii="Calibri" w:hAnsi="Calibri" w:cs="Calibri"/>
          <w:noProof/>
          <w:szCs w:val="24"/>
        </w:rPr>
      </w:pPr>
      <w:r w:rsidRPr="0058579E">
        <w:rPr>
          <w:rFonts w:ascii="Calibri" w:hAnsi="Calibri" w:cs="Calibri"/>
          <w:noProof/>
          <w:szCs w:val="24"/>
        </w:rPr>
        <w:t xml:space="preserve">13. </w:t>
      </w:r>
      <w:r w:rsidRPr="0058579E">
        <w:rPr>
          <w:rFonts w:ascii="Calibri" w:hAnsi="Calibri" w:cs="Calibri"/>
          <w:noProof/>
          <w:szCs w:val="24"/>
        </w:rPr>
        <w:tab/>
        <w:t>Zhou Z, Kearnes S, Li L, et al (2018) Optimization of Molecules via Deep Reinforcement Learning. Nat Sci Reports 1–10. https://doi.org/10.1038/s41598-019-47148-x</w:t>
      </w:r>
    </w:p>
    <w:p w14:paraId="7E64FF29" w14:textId="77777777" w:rsidR="00A263BC" w:rsidRPr="0058579E" w:rsidRDefault="00A263BC" w:rsidP="00A263BC">
      <w:pPr>
        <w:widowControl w:val="0"/>
        <w:autoSpaceDE w:val="0"/>
        <w:autoSpaceDN w:val="0"/>
        <w:adjustRightInd w:val="0"/>
        <w:ind w:left="640" w:hanging="640"/>
        <w:rPr>
          <w:rFonts w:ascii="Calibri" w:hAnsi="Calibri" w:cs="Calibri"/>
          <w:noProof/>
          <w:szCs w:val="24"/>
        </w:rPr>
      </w:pPr>
      <w:r w:rsidRPr="0058579E">
        <w:rPr>
          <w:rFonts w:ascii="Calibri" w:hAnsi="Calibri" w:cs="Calibri"/>
          <w:noProof/>
          <w:szCs w:val="24"/>
        </w:rPr>
        <w:t xml:space="preserve">14. </w:t>
      </w:r>
      <w:r w:rsidRPr="0058579E">
        <w:rPr>
          <w:rFonts w:ascii="Calibri" w:hAnsi="Calibri" w:cs="Calibri"/>
          <w:noProof/>
          <w:szCs w:val="24"/>
        </w:rPr>
        <w:tab/>
        <w:t>Popova M, Isayev O, Tropsha A (2018) Deep reinforcement learning for de novo drug design. Sci Adv 4:. https://doi.org/10.1126/sciadv.aap7885</w:t>
      </w:r>
    </w:p>
    <w:p w14:paraId="039DC94D" w14:textId="77777777" w:rsidR="00A263BC" w:rsidRPr="0058579E" w:rsidRDefault="00A263BC" w:rsidP="00A263BC">
      <w:pPr>
        <w:widowControl w:val="0"/>
        <w:autoSpaceDE w:val="0"/>
        <w:autoSpaceDN w:val="0"/>
        <w:adjustRightInd w:val="0"/>
        <w:ind w:left="640" w:hanging="640"/>
        <w:rPr>
          <w:rFonts w:ascii="Calibri" w:hAnsi="Calibri" w:cs="Calibri"/>
          <w:noProof/>
          <w:szCs w:val="24"/>
        </w:rPr>
      </w:pPr>
      <w:r w:rsidRPr="0058579E">
        <w:rPr>
          <w:rFonts w:ascii="Calibri" w:hAnsi="Calibri" w:cs="Calibri"/>
          <w:noProof/>
          <w:szCs w:val="24"/>
        </w:rPr>
        <w:t xml:space="preserve">15. </w:t>
      </w:r>
      <w:r w:rsidRPr="0058579E">
        <w:rPr>
          <w:rFonts w:ascii="Calibri" w:hAnsi="Calibri" w:cs="Calibri"/>
          <w:noProof/>
          <w:szCs w:val="24"/>
        </w:rPr>
        <w:tab/>
        <w:t>Gómez-Bombarelli R, Wei JN, Duvenaud D, et al (2018) Automatic Chemical Design Using a Data-Driven Continuous Representation of Molecules. ACS Cent Sci 4:268–276. https://doi.org/10.1021/acscentsci.7b00572</w:t>
      </w:r>
    </w:p>
    <w:p w14:paraId="574036C2" w14:textId="77777777" w:rsidR="00A263BC" w:rsidRPr="0058579E" w:rsidRDefault="00A263BC" w:rsidP="00A263BC">
      <w:pPr>
        <w:widowControl w:val="0"/>
        <w:autoSpaceDE w:val="0"/>
        <w:autoSpaceDN w:val="0"/>
        <w:adjustRightInd w:val="0"/>
        <w:ind w:left="640" w:hanging="640"/>
        <w:rPr>
          <w:rFonts w:ascii="Calibri" w:hAnsi="Calibri" w:cs="Calibri"/>
          <w:noProof/>
          <w:szCs w:val="24"/>
        </w:rPr>
      </w:pPr>
      <w:r w:rsidRPr="0058579E">
        <w:rPr>
          <w:rFonts w:ascii="Calibri" w:hAnsi="Calibri" w:cs="Calibri"/>
          <w:noProof/>
          <w:szCs w:val="24"/>
        </w:rPr>
        <w:t xml:space="preserve">16. </w:t>
      </w:r>
      <w:r w:rsidRPr="0058579E">
        <w:rPr>
          <w:rFonts w:ascii="Calibri" w:hAnsi="Calibri" w:cs="Calibri"/>
          <w:noProof/>
          <w:szCs w:val="24"/>
        </w:rPr>
        <w:tab/>
        <w:t>Polykovskiy D, Artamonov A, Veselov M, et al (2019) Molecular Sets (MOSES): A Benchmarking Platform for Molecular Generation Models. arXiv:181112823</w:t>
      </w:r>
    </w:p>
    <w:p w14:paraId="55819B9F" w14:textId="77777777" w:rsidR="00A263BC" w:rsidRPr="0058579E" w:rsidRDefault="00A263BC" w:rsidP="00A263BC">
      <w:pPr>
        <w:widowControl w:val="0"/>
        <w:autoSpaceDE w:val="0"/>
        <w:autoSpaceDN w:val="0"/>
        <w:adjustRightInd w:val="0"/>
        <w:ind w:left="640" w:hanging="640"/>
        <w:rPr>
          <w:rFonts w:ascii="Calibri" w:hAnsi="Calibri" w:cs="Calibri"/>
          <w:noProof/>
          <w:szCs w:val="24"/>
        </w:rPr>
      </w:pPr>
      <w:r w:rsidRPr="0058579E">
        <w:rPr>
          <w:rFonts w:ascii="Calibri" w:hAnsi="Calibri" w:cs="Calibri"/>
          <w:noProof/>
          <w:szCs w:val="24"/>
        </w:rPr>
        <w:t xml:space="preserve">17. </w:t>
      </w:r>
      <w:r w:rsidRPr="0058579E">
        <w:rPr>
          <w:rFonts w:ascii="Calibri" w:hAnsi="Calibri" w:cs="Calibri"/>
          <w:noProof/>
          <w:szCs w:val="24"/>
        </w:rPr>
        <w:tab/>
        <w:t>Brown N, Fiscato M, Segler MHS, Vaucher AC (2019) GuacaMol: Benchmarking Models for de Novo Molecular Design. J Chem Inf Model 59:1096–1108. https://doi.org/10.1021/acs.jcim.8b00839</w:t>
      </w:r>
    </w:p>
    <w:p w14:paraId="683C1939" w14:textId="77777777" w:rsidR="00A263BC" w:rsidRPr="0058579E" w:rsidRDefault="00A263BC" w:rsidP="00A263BC">
      <w:pPr>
        <w:widowControl w:val="0"/>
        <w:autoSpaceDE w:val="0"/>
        <w:autoSpaceDN w:val="0"/>
        <w:adjustRightInd w:val="0"/>
        <w:ind w:left="640" w:hanging="640"/>
        <w:rPr>
          <w:rFonts w:ascii="Calibri" w:hAnsi="Calibri" w:cs="Calibri"/>
          <w:noProof/>
          <w:szCs w:val="24"/>
        </w:rPr>
      </w:pPr>
      <w:r w:rsidRPr="0058579E">
        <w:rPr>
          <w:rFonts w:ascii="Calibri" w:hAnsi="Calibri" w:cs="Calibri"/>
          <w:noProof/>
          <w:szCs w:val="24"/>
        </w:rPr>
        <w:t xml:space="preserve">18. </w:t>
      </w:r>
      <w:r w:rsidRPr="0058579E">
        <w:rPr>
          <w:rFonts w:ascii="Calibri" w:hAnsi="Calibri" w:cs="Calibri"/>
          <w:noProof/>
          <w:szCs w:val="24"/>
        </w:rPr>
        <w:tab/>
        <w:t>Bjerrum EJ (2017) SMILES Enumeration as Data Augmentation for Neural Network Modeling of Molecules. arXiv:170307076. https://doi.org/10.1016/j.energy.2015.05.143</w:t>
      </w:r>
    </w:p>
    <w:p w14:paraId="64A08036" w14:textId="77777777" w:rsidR="00A263BC" w:rsidRPr="0058579E" w:rsidRDefault="00A263BC" w:rsidP="00A263BC">
      <w:pPr>
        <w:widowControl w:val="0"/>
        <w:autoSpaceDE w:val="0"/>
        <w:autoSpaceDN w:val="0"/>
        <w:adjustRightInd w:val="0"/>
        <w:ind w:left="640" w:hanging="640"/>
        <w:rPr>
          <w:rFonts w:ascii="Calibri" w:hAnsi="Calibri" w:cs="Calibri"/>
          <w:noProof/>
          <w:szCs w:val="24"/>
        </w:rPr>
      </w:pPr>
      <w:r w:rsidRPr="0058579E">
        <w:rPr>
          <w:rFonts w:ascii="Calibri" w:hAnsi="Calibri" w:cs="Calibri"/>
          <w:noProof/>
          <w:szCs w:val="24"/>
        </w:rPr>
        <w:t xml:space="preserve">19. </w:t>
      </w:r>
      <w:r w:rsidRPr="0058579E">
        <w:rPr>
          <w:rFonts w:ascii="Calibri" w:hAnsi="Calibri" w:cs="Calibri"/>
          <w:noProof/>
          <w:szCs w:val="24"/>
        </w:rPr>
        <w:tab/>
        <w:t>Bjerrum EJ, Sattarov B (2018) Improving Chemical Autoencoder Latent Space and Molecular De Novo Generation Diversity with Heteroencoders. Biomolecules 8:1–13. https://doi.org/10.3390/biom8040131</w:t>
      </w:r>
    </w:p>
    <w:p w14:paraId="7C639605" w14:textId="77777777" w:rsidR="00A263BC" w:rsidRPr="0058579E" w:rsidRDefault="00A263BC" w:rsidP="00A263BC">
      <w:pPr>
        <w:widowControl w:val="0"/>
        <w:autoSpaceDE w:val="0"/>
        <w:autoSpaceDN w:val="0"/>
        <w:adjustRightInd w:val="0"/>
        <w:ind w:left="640" w:hanging="640"/>
        <w:rPr>
          <w:rFonts w:ascii="Calibri" w:hAnsi="Calibri" w:cs="Calibri"/>
          <w:noProof/>
          <w:szCs w:val="24"/>
        </w:rPr>
      </w:pPr>
      <w:r w:rsidRPr="0058579E">
        <w:rPr>
          <w:rFonts w:ascii="Calibri" w:hAnsi="Calibri" w:cs="Calibri"/>
          <w:noProof/>
          <w:szCs w:val="24"/>
        </w:rPr>
        <w:t xml:space="preserve">20. </w:t>
      </w:r>
      <w:r w:rsidRPr="0058579E">
        <w:rPr>
          <w:rFonts w:ascii="Calibri" w:hAnsi="Calibri" w:cs="Calibri"/>
          <w:noProof/>
          <w:szCs w:val="24"/>
        </w:rPr>
        <w:tab/>
        <w:t>Winter R, Montanari F, Noé F, Clevert DA (2019) Learning continuous and data-driven molecular descriptors by translating equivalent chemical representations. Chem Sci 10:1692–1701. https://doi.org/10.1039/c8sc04175j</w:t>
      </w:r>
    </w:p>
    <w:p w14:paraId="137F2811" w14:textId="77777777" w:rsidR="00A263BC" w:rsidRPr="0058579E" w:rsidRDefault="00A263BC" w:rsidP="00A263BC">
      <w:pPr>
        <w:widowControl w:val="0"/>
        <w:autoSpaceDE w:val="0"/>
        <w:autoSpaceDN w:val="0"/>
        <w:adjustRightInd w:val="0"/>
        <w:ind w:left="640" w:hanging="640"/>
        <w:rPr>
          <w:rFonts w:ascii="Calibri" w:hAnsi="Calibri" w:cs="Calibri"/>
          <w:noProof/>
          <w:szCs w:val="24"/>
        </w:rPr>
      </w:pPr>
      <w:r w:rsidRPr="0058579E">
        <w:rPr>
          <w:rFonts w:ascii="Calibri" w:hAnsi="Calibri" w:cs="Calibri"/>
          <w:noProof/>
          <w:szCs w:val="24"/>
        </w:rPr>
        <w:t xml:space="preserve">21. </w:t>
      </w:r>
      <w:r w:rsidRPr="0058579E">
        <w:rPr>
          <w:rFonts w:ascii="Calibri" w:hAnsi="Calibri" w:cs="Calibri"/>
          <w:noProof/>
          <w:szCs w:val="24"/>
        </w:rPr>
        <w:tab/>
        <w:t xml:space="preserve">Blaschke T, Olivecrona M, Engkvist O, et al (2018) Application of Generative Autoencoder in De Novo Molecular Design. Mol Inform 37:1–11. </w:t>
      </w:r>
      <w:r w:rsidRPr="0058579E">
        <w:rPr>
          <w:rFonts w:ascii="Calibri" w:hAnsi="Calibri" w:cs="Calibri"/>
          <w:noProof/>
          <w:szCs w:val="24"/>
        </w:rPr>
        <w:lastRenderedPageBreak/>
        <w:t>https://doi.org/10.1002/minf.201700123</w:t>
      </w:r>
    </w:p>
    <w:p w14:paraId="1030DD89" w14:textId="77777777" w:rsidR="00A263BC" w:rsidRPr="0058579E" w:rsidRDefault="00A263BC" w:rsidP="00A263BC">
      <w:pPr>
        <w:widowControl w:val="0"/>
        <w:autoSpaceDE w:val="0"/>
        <w:autoSpaceDN w:val="0"/>
        <w:adjustRightInd w:val="0"/>
        <w:ind w:left="640" w:hanging="640"/>
        <w:rPr>
          <w:rFonts w:ascii="Calibri" w:hAnsi="Calibri" w:cs="Calibri"/>
          <w:noProof/>
          <w:szCs w:val="24"/>
        </w:rPr>
      </w:pPr>
      <w:r w:rsidRPr="0058579E">
        <w:rPr>
          <w:rFonts w:ascii="Calibri" w:hAnsi="Calibri" w:cs="Calibri"/>
          <w:noProof/>
          <w:szCs w:val="24"/>
        </w:rPr>
        <w:t xml:space="preserve">22. </w:t>
      </w:r>
      <w:r w:rsidRPr="0058579E">
        <w:rPr>
          <w:rFonts w:ascii="Calibri" w:hAnsi="Calibri" w:cs="Calibri"/>
          <w:noProof/>
          <w:szCs w:val="24"/>
        </w:rPr>
        <w:tab/>
        <w:t>Winter R, Montanari F, Steffen A, et al (2019) Efficient Multi-Objective Molecular Optimization in a Continuous Latent Space Efficient Multi-Objective Molecular Optimization in a Continuous Latent Space. Chem Sci. https://doi.org/10.1039/c9sc01928f</w:t>
      </w:r>
    </w:p>
    <w:p w14:paraId="3DAF7D94" w14:textId="77777777" w:rsidR="00A263BC" w:rsidRPr="0058579E" w:rsidRDefault="00A263BC" w:rsidP="00A263BC">
      <w:pPr>
        <w:widowControl w:val="0"/>
        <w:autoSpaceDE w:val="0"/>
        <w:autoSpaceDN w:val="0"/>
        <w:adjustRightInd w:val="0"/>
        <w:ind w:left="640" w:hanging="640"/>
        <w:rPr>
          <w:rFonts w:ascii="Calibri" w:hAnsi="Calibri" w:cs="Calibri"/>
          <w:noProof/>
          <w:szCs w:val="24"/>
        </w:rPr>
      </w:pPr>
      <w:r w:rsidRPr="0058579E">
        <w:rPr>
          <w:rFonts w:ascii="Calibri" w:hAnsi="Calibri" w:cs="Calibri"/>
          <w:noProof/>
          <w:szCs w:val="24"/>
        </w:rPr>
        <w:t xml:space="preserve">23. </w:t>
      </w:r>
      <w:r w:rsidRPr="0058579E">
        <w:rPr>
          <w:rFonts w:ascii="Calibri" w:hAnsi="Calibri" w:cs="Calibri"/>
          <w:noProof/>
          <w:szCs w:val="24"/>
        </w:rPr>
        <w:tab/>
        <w:t>Prykhodko O, Johansson S, Kotsias P-C, et al (2019) A De Novo Molecular Generation Method Using Latent Vector Based Generative Adversarial Network. ChemRxiv. https://doi.org/10.26434/chemrxiv.8299544</w:t>
      </w:r>
    </w:p>
    <w:p w14:paraId="10716212" w14:textId="77777777" w:rsidR="00A263BC" w:rsidRPr="0058579E" w:rsidRDefault="00A263BC" w:rsidP="00A263BC">
      <w:pPr>
        <w:widowControl w:val="0"/>
        <w:autoSpaceDE w:val="0"/>
        <w:autoSpaceDN w:val="0"/>
        <w:adjustRightInd w:val="0"/>
        <w:ind w:left="640" w:hanging="640"/>
        <w:rPr>
          <w:rFonts w:ascii="Calibri" w:hAnsi="Calibri" w:cs="Calibri"/>
          <w:noProof/>
          <w:szCs w:val="24"/>
        </w:rPr>
      </w:pPr>
      <w:r w:rsidRPr="0058579E">
        <w:rPr>
          <w:rFonts w:ascii="Calibri" w:hAnsi="Calibri" w:cs="Calibri"/>
          <w:noProof/>
          <w:szCs w:val="24"/>
        </w:rPr>
        <w:t xml:space="preserve">24. </w:t>
      </w:r>
      <w:r w:rsidRPr="0058579E">
        <w:rPr>
          <w:rFonts w:ascii="Calibri" w:hAnsi="Calibri" w:cs="Calibri"/>
          <w:noProof/>
          <w:szCs w:val="24"/>
        </w:rPr>
        <w:tab/>
        <w:t>Lim J, Ryu S, Kim JW, Kim WY (2018) Molecular generative model based on conditional variational autoencoder for de novo molecular design. J Cheminform 10:1–9. https://doi.org/10.1186/s13321-018-0286-7</w:t>
      </w:r>
    </w:p>
    <w:p w14:paraId="68CC1511" w14:textId="77777777" w:rsidR="00A263BC" w:rsidRPr="0058579E" w:rsidRDefault="00A263BC" w:rsidP="00A263BC">
      <w:pPr>
        <w:widowControl w:val="0"/>
        <w:autoSpaceDE w:val="0"/>
        <w:autoSpaceDN w:val="0"/>
        <w:adjustRightInd w:val="0"/>
        <w:ind w:left="640" w:hanging="640"/>
        <w:rPr>
          <w:rFonts w:ascii="Calibri" w:hAnsi="Calibri" w:cs="Calibri"/>
          <w:noProof/>
          <w:szCs w:val="24"/>
        </w:rPr>
      </w:pPr>
      <w:r w:rsidRPr="0058579E">
        <w:rPr>
          <w:rFonts w:ascii="Calibri" w:hAnsi="Calibri" w:cs="Calibri"/>
          <w:noProof/>
          <w:szCs w:val="24"/>
        </w:rPr>
        <w:t xml:space="preserve">25. </w:t>
      </w:r>
      <w:r w:rsidRPr="0058579E">
        <w:rPr>
          <w:rFonts w:ascii="Calibri" w:hAnsi="Calibri" w:cs="Calibri"/>
          <w:noProof/>
          <w:szCs w:val="24"/>
        </w:rPr>
        <w:tab/>
        <w:t>Wengong Jin,Regina Barzilay TSJ (2019) Multi-Resolution Autoregressive Graph-to-Graph Translation for Molecules. ChemRxiv 8266745:</w:t>
      </w:r>
    </w:p>
    <w:p w14:paraId="785126C8" w14:textId="77777777" w:rsidR="00A263BC" w:rsidRPr="0058579E" w:rsidRDefault="00A263BC" w:rsidP="00A263BC">
      <w:pPr>
        <w:widowControl w:val="0"/>
        <w:autoSpaceDE w:val="0"/>
        <w:autoSpaceDN w:val="0"/>
        <w:adjustRightInd w:val="0"/>
        <w:ind w:left="640" w:hanging="640"/>
        <w:rPr>
          <w:rFonts w:ascii="Calibri" w:hAnsi="Calibri" w:cs="Calibri"/>
          <w:noProof/>
          <w:szCs w:val="24"/>
        </w:rPr>
      </w:pPr>
      <w:r w:rsidRPr="0058579E">
        <w:rPr>
          <w:rFonts w:ascii="Calibri" w:hAnsi="Calibri" w:cs="Calibri"/>
          <w:noProof/>
          <w:szCs w:val="24"/>
        </w:rPr>
        <w:t xml:space="preserve">26. </w:t>
      </w:r>
      <w:r w:rsidRPr="0058579E">
        <w:rPr>
          <w:rFonts w:ascii="Calibri" w:hAnsi="Calibri" w:cs="Calibri"/>
          <w:noProof/>
          <w:szCs w:val="24"/>
        </w:rPr>
        <w:tab/>
        <w:t>Hochreiter S, Schmidhuber J (1997) Long Short-Term Memory. Neural Comput 9:1–32</w:t>
      </w:r>
    </w:p>
    <w:p w14:paraId="5C49BF4A" w14:textId="77777777" w:rsidR="00A263BC" w:rsidRPr="0058579E" w:rsidRDefault="00A263BC" w:rsidP="00A263BC">
      <w:pPr>
        <w:widowControl w:val="0"/>
        <w:autoSpaceDE w:val="0"/>
        <w:autoSpaceDN w:val="0"/>
        <w:adjustRightInd w:val="0"/>
        <w:ind w:left="640" w:hanging="640"/>
        <w:rPr>
          <w:rFonts w:ascii="Calibri" w:hAnsi="Calibri" w:cs="Calibri"/>
          <w:noProof/>
          <w:szCs w:val="24"/>
        </w:rPr>
      </w:pPr>
      <w:r w:rsidRPr="0058579E">
        <w:rPr>
          <w:rFonts w:ascii="Calibri" w:hAnsi="Calibri" w:cs="Calibri"/>
          <w:noProof/>
          <w:szCs w:val="24"/>
        </w:rPr>
        <w:t xml:space="preserve">27. </w:t>
      </w:r>
      <w:r w:rsidRPr="0058579E">
        <w:rPr>
          <w:rFonts w:ascii="Calibri" w:hAnsi="Calibri" w:cs="Calibri"/>
          <w:noProof/>
          <w:szCs w:val="24"/>
        </w:rPr>
        <w:tab/>
        <w:t>Gaulton A, Hersey A, Nowotka ML, et al (2017) The ChEMBL database in 2017. Nucleic Acids Res 45:D945–D954. https://doi.org/10.1093/nar/gkw1074</w:t>
      </w:r>
    </w:p>
    <w:p w14:paraId="143C64CF" w14:textId="77777777" w:rsidR="00A263BC" w:rsidRPr="0058579E" w:rsidRDefault="00A263BC" w:rsidP="00A263BC">
      <w:pPr>
        <w:widowControl w:val="0"/>
        <w:autoSpaceDE w:val="0"/>
        <w:autoSpaceDN w:val="0"/>
        <w:adjustRightInd w:val="0"/>
        <w:ind w:left="640" w:hanging="640"/>
        <w:rPr>
          <w:rFonts w:ascii="Calibri" w:hAnsi="Calibri" w:cs="Calibri"/>
          <w:noProof/>
          <w:szCs w:val="24"/>
        </w:rPr>
      </w:pPr>
      <w:r w:rsidRPr="0058579E">
        <w:rPr>
          <w:rFonts w:ascii="Calibri" w:hAnsi="Calibri" w:cs="Calibri"/>
          <w:noProof/>
          <w:szCs w:val="24"/>
        </w:rPr>
        <w:t xml:space="preserve">28. </w:t>
      </w:r>
      <w:r w:rsidRPr="0058579E">
        <w:rPr>
          <w:rFonts w:ascii="Calibri" w:hAnsi="Calibri" w:cs="Calibri"/>
          <w:noProof/>
          <w:szCs w:val="24"/>
        </w:rPr>
        <w:tab/>
        <w:t>Sun J, Jeliazkova N, Chupakin V, et al (2017) ExCAPE-DB: An integrated large scale dataset facilitating Big Data analysis in chemogenomics. J Cheminform 9:1–9. https://doi.org/10.1186/s13321-017-0203-5</w:t>
      </w:r>
    </w:p>
    <w:p w14:paraId="6BF41464" w14:textId="77777777" w:rsidR="00A263BC" w:rsidRPr="0058579E" w:rsidRDefault="00A263BC" w:rsidP="00A263BC">
      <w:pPr>
        <w:widowControl w:val="0"/>
        <w:autoSpaceDE w:val="0"/>
        <w:autoSpaceDN w:val="0"/>
        <w:adjustRightInd w:val="0"/>
        <w:ind w:left="640" w:hanging="640"/>
        <w:rPr>
          <w:rFonts w:ascii="Calibri" w:hAnsi="Calibri" w:cs="Calibri"/>
          <w:noProof/>
          <w:szCs w:val="24"/>
        </w:rPr>
      </w:pPr>
      <w:r w:rsidRPr="0058579E">
        <w:rPr>
          <w:rFonts w:ascii="Calibri" w:hAnsi="Calibri" w:cs="Calibri"/>
          <w:noProof/>
          <w:szCs w:val="24"/>
        </w:rPr>
        <w:t xml:space="preserve">29. </w:t>
      </w:r>
      <w:r w:rsidRPr="0058579E">
        <w:rPr>
          <w:rFonts w:ascii="Calibri" w:hAnsi="Calibri" w:cs="Calibri"/>
          <w:noProof/>
          <w:szCs w:val="24"/>
        </w:rPr>
        <w:tab/>
        <w:t>(2019) MolVS: Molecule Validation and Standardization. In: https://molvs.readthedocs.io/en/latest/, v0.1.1</w:t>
      </w:r>
    </w:p>
    <w:p w14:paraId="0DBF2D34" w14:textId="77777777" w:rsidR="00A263BC" w:rsidRPr="0058579E" w:rsidRDefault="00A263BC" w:rsidP="00A263BC">
      <w:pPr>
        <w:widowControl w:val="0"/>
        <w:autoSpaceDE w:val="0"/>
        <w:autoSpaceDN w:val="0"/>
        <w:adjustRightInd w:val="0"/>
        <w:ind w:left="640" w:hanging="640"/>
        <w:rPr>
          <w:rFonts w:ascii="Calibri" w:hAnsi="Calibri" w:cs="Calibri"/>
          <w:noProof/>
          <w:szCs w:val="24"/>
        </w:rPr>
      </w:pPr>
      <w:r w:rsidRPr="0058579E">
        <w:rPr>
          <w:rFonts w:ascii="Calibri" w:hAnsi="Calibri" w:cs="Calibri"/>
          <w:noProof/>
          <w:szCs w:val="24"/>
        </w:rPr>
        <w:t xml:space="preserve">30. </w:t>
      </w:r>
      <w:r w:rsidRPr="0058579E">
        <w:rPr>
          <w:rFonts w:ascii="Calibri" w:hAnsi="Calibri" w:cs="Calibri"/>
          <w:noProof/>
          <w:szCs w:val="24"/>
        </w:rPr>
        <w:tab/>
        <w:t>(2019) ExCAPEDB. In: https://solr.ideaconsult.net/search/excape/</w:t>
      </w:r>
      <w:r>
        <w:rPr>
          <w:rFonts w:ascii="Calibri" w:hAnsi="Calibri" w:cs="Calibri"/>
          <w:noProof/>
          <w:szCs w:val="24"/>
        </w:rPr>
        <w:t>. Accessed 03/2019.</w:t>
      </w:r>
    </w:p>
    <w:p w14:paraId="7A35D484" w14:textId="77777777" w:rsidR="00A263BC" w:rsidRPr="0058579E" w:rsidRDefault="00A263BC" w:rsidP="00A263BC">
      <w:pPr>
        <w:widowControl w:val="0"/>
        <w:autoSpaceDE w:val="0"/>
        <w:autoSpaceDN w:val="0"/>
        <w:adjustRightInd w:val="0"/>
        <w:ind w:left="640" w:hanging="640"/>
        <w:rPr>
          <w:rFonts w:ascii="Calibri" w:hAnsi="Calibri" w:cs="Calibri"/>
          <w:noProof/>
          <w:szCs w:val="24"/>
        </w:rPr>
      </w:pPr>
      <w:r w:rsidRPr="0058579E">
        <w:rPr>
          <w:rFonts w:ascii="Calibri" w:hAnsi="Calibri" w:cs="Calibri"/>
          <w:noProof/>
          <w:szCs w:val="24"/>
        </w:rPr>
        <w:t xml:space="preserve">31. </w:t>
      </w:r>
      <w:r w:rsidRPr="0058579E">
        <w:rPr>
          <w:rFonts w:ascii="Calibri" w:hAnsi="Calibri" w:cs="Calibri"/>
          <w:noProof/>
          <w:szCs w:val="24"/>
        </w:rPr>
        <w:tab/>
        <w:t>(2019) RDKit: Open-Source Cheminformatics Software. In: https://www.rdkit.org/</w:t>
      </w:r>
    </w:p>
    <w:p w14:paraId="7E26C7BB" w14:textId="77777777" w:rsidR="00A263BC" w:rsidRPr="0058579E" w:rsidRDefault="00A263BC" w:rsidP="00A263BC">
      <w:pPr>
        <w:widowControl w:val="0"/>
        <w:autoSpaceDE w:val="0"/>
        <w:autoSpaceDN w:val="0"/>
        <w:adjustRightInd w:val="0"/>
        <w:ind w:left="640" w:hanging="640"/>
        <w:rPr>
          <w:rFonts w:ascii="Calibri" w:hAnsi="Calibri" w:cs="Calibri"/>
          <w:noProof/>
          <w:szCs w:val="24"/>
        </w:rPr>
      </w:pPr>
      <w:r w:rsidRPr="0058579E">
        <w:rPr>
          <w:rFonts w:ascii="Calibri" w:hAnsi="Calibri" w:cs="Calibri"/>
          <w:noProof/>
          <w:szCs w:val="24"/>
        </w:rPr>
        <w:t xml:space="preserve">32. </w:t>
      </w:r>
      <w:r w:rsidRPr="0058579E">
        <w:rPr>
          <w:rFonts w:ascii="Calibri" w:hAnsi="Calibri" w:cs="Calibri"/>
          <w:noProof/>
          <w:szCs w:val="24"/>
        </w:rPr>
        <w:tab/>
        <w:t>Butina D (1999) Unsupervised data base clustering based on daylight’s fingerprint and Tanimoto similarity: A fast and automated way to cluster small and large data sets. J Chem Inf Comput Sci 39:747–750. https://doi.org/10.1021/ci9803381</w:t>
      </w:r>
    </w:p>
    <w:p w14:paraId="30C953D6" w14:textId="77777777" w:rsidR="00A263BC" w:rsidRPr="0058579E" w:rsidRDefault="00A263BC" w:rsidP="00A263BC">
      <w:pPr>
        <w:widowControl w:val="0"/>
        <w:autoSpaceDE w:val="0"/>
        <w:autoSpaceDN w:val="0"/>
        <w:adjustRightInd w:val="0"/>
        <w:ind w:left="640" w:hanging="640"/>
        <w:rPr>
          <w:rFonts w:ascii="Calibri" w:hAnsi="Calibri" w:cs="Calibri"/>
          <w:noProof/>
          <w:szCs w:val="24"/>
        </w:rPr>
      </w:pPr>
      <w:r w:rsidRPr="0058579E">
        <w:rPr>
          <w:rFonts w:ascii="Calibri" w:hAnsi="Calibri" w:cs="Calibri"/>
          <w:noProof/>
          <w:szCs w:val="24"/>
        </w:rPr>
        <w:t xml:space="preserve">33. </w:t>
      </w:r>
      <w:r w:rsidRPr="0058579E">
        <w:rPr>
          <w:rFonts w:ascii="Calibri" w:hAnsi="Calibri" w:cs="Calibri"/>
          <w:noProof/>
          <w:szCs w:val="24"/>
        </w:rPr>
        <w:tab/>
        <w:t xml:space="preserve">Bjerrum EJ (2019) molvecgen: Molecular Vectorization and Batch Generation. In: </w:t>
      </w:r>
      <w:r w:rsidRPr="0058579E">
        <w:rPr>
          <w:rFonts w:ascii="Calibri" w:hAnsi="Calibri" w:cs="Calibri"/>
          <w:noProof/>
          <w:szCs w:val="24"/>
        </w:rPr>
        <w:lastRenderedPageBreak/>
        <w:t>https://github.com/EBjerrum/molvecgen</w:t>
      </w:r>
      <w:r>
        <w:rPr>
          <w:rFonts w:ascii="Calibri" w:hAnsi="Calibri" w:cs="Calibri"/>
          <w:noProof/>
          <w:szCs w:val="24"/>
        </w:rPr>
        <w:t>. Accessed 12/2018.</w:t>
      </w:r>
    </w:p>
    <w:p w14:paraId="36A1F8CF" w14:textId="77777777" w:rsidR="00A263BC" w:rsidRPr="0058579E" w:rsidRDefault="00A263BC" w:rsidP="00A263BC">
      <w:pPr>
        <w:widowControl w:val="0"/>
        <w:autoSpaceDE w:val="0"/>
        <w:autoSpaceDN w:val="0"/>
        <w:adjustRightInd w:val="0"/>
        <w:ind w:left="640" w:hanging="640"/>
        <w:rPr>
          <w:rFonts w:ascii="Calibri" w:hAnsi="Calibri" w:cs="Calibri"/>
          <w:noProof/>
          <w:szCs w:val="24"/>
        </w:rPr>
      </w:pPr>
      <w:r w:rsidRPr="0058579E">
        <w:rPr>
          <w:rFonts w:ascii="Calibri" w:hAnsi="Calibri" w:cs="Calibri"/>
          <w:noProof/>
          <w:szCs w:val="24"/>
        </w:rPr>
        <w:t xml:space="preserve">34. </w:t>
      </w:r>
      <w:r w:rsidRPr="0058579E">
        <w:rPr>
          <w:rFonts w:ascii="Calibri" w:hAnsi="Calibri" w:cs="Calibri"/>
          <w:noProof/>
          <w:szCs w:val="24"/>
        </w:rPr>
        <w:tab/>
        <w:t>Pedregosa F, Varoquaux G, Gramfort A, et al (2012) Scikit-learn: Machine Learning in Python. 12:2825–2830</w:t>
      </w:r>
    </w:p>
    <w:p w14:paraId="7ED2DC49" w14:textId="77777777" w:rsidR="00A263BC" w:rsidRPr="0058579E" w:rsidRDefault="00A263BC" w:rsidP="00A263BC">
      <w:pPr>
        <w:widowControl w:val="0"/>
        <w:autoSpaceDE w:val="0"/>
        <w:autoSpaceDN w:val="0"/>
        <w:adjustRightInd w:val="0"/>
        <w:ind w:left="640" w:hanging="640"/>
        <w:rPr>
          <w:rFonts w:ascii="Calibri" w:hAnsi="Calibri" w:cs="Calibri"/>
          <w:noProof/>
          <w:szCs w:val="24"/>
        </w:rPr>
      </w:pPr>
      <w:r w:rsidRPr="0058579E">
        <w:rPr>
          <w:rFonts w:ascii="Calibri" w:hAnsi="Calibri" w:cs="Calibri"/>
          <w:noProof/>
          <w:szCs w:val="24"/>
        </w:rPr>
        <w:t xml:space="preserve">35. </w:t>
      </w:r>
      <w:r w:rsidRPr="0058579E">
        <w:rPr>
          <w:rFonts w:ascii="Calibri" w:hAnsi="Calibri" w:cs="Calibri"/>
          <w:noProof/>
          <w:szCs w:val="24"/>
        </w:rPr>
        <w:tab/>
        <w:t>Chollet F (2019) Keras. In: https://keras.io/</w:t>
      </w:r>
    </w:p>
    <w:p w14:paraId="7A59DA79" w14:textId="77777777" w:rsidR="00A263BC" w:rsidRPr="0058579E" w:rsidRDefault="00A263BC" w:rsidP="00A263BC">
      <w:pPr>
        <w:widowControl w:val="0"/>
        <w:autoSpaceDE w:val="0"/>
        <w:autoSpaceDN w:val="0"/>
        <w:adjustRightInd w:val="0"/>
        <w:ind w:left="640" w:hanging="640"/>
        <w:rPr>
          <w:rFonts w:ascii="Calibri" w:hAnsi="Calibri" w:cs="Calibri"/>
          <w:noProof/>
          <w:szCs w:val="24"/>
        </w:rPr>
      </w:pPr>
      <w:r w:rsidRPr="0058579E">
        <w:rPr>
          <w:rFonts w:ascii="Calibri" w:hAnsi="Calibri" w:cs="Calibri"/>
          <w:noProof/>
          <w:szCs w:val="24"/>
        </w:rPr>
        <w:t xml:space="preserve">36. </w:t>
      </w:r>
      <w:r w:rsidRPr="0058579E">
        <w:rPr>
          <w:rFonts w:ascii="Calibri" w:hAnsi="Calibri" w:cs="Calibri"/>
          <w:noProof/>
          <w:szCs w:val="24"/>
        </w:rPr>
        <w:tab/>
        <w:t>Abadi M, Agarwal A, Barham P, et al (2016) TensorFlow: Large-Scale Machine Learning on Heterogeneous Distributed Systems. arXiv:160304467</w:t>
      </w:r>
    </w:p>
    <w:p w14:paraId="641F3AD5" w14:textId="77777777" w:rsidR="00A263BC" w:rsidRPr="0058579E" w:rsidRDefault="00A263BC" w:rsidP="00A263BC">
      <w:pPr>
        <w:widowControl w:val="0"/>
        <w:autoSpaceDE w:val="0"/>
        <w:autoSpaceDN w:val="0"/>
        <w:adjustRightInd w:val="0"/>
        <w:ind w:left="640" w:hanging="640"/>
        <w:rPr>
          <w:rFonts w:ascii="Calibri" w:hAnsi="Calibri" w:cs="Calibri"/>
          <w:noProof/>
          <w:szCs w:val="24"/>
        </w:rPr>
      </w:pPr>
      <w:r w:rsidRPr="0058579E">
        <w:rPr>
          <w:rFonts w:ascii="Calibri" w:hAnsi="Calibri" w:cs="Calibri"/>
          <w:noProof/>
          <w:szCs w:val="24"/>
        </w:rPr>
        <w:t xml:space="preserve">37. </w:t>
      </w:r>
      <w:r w:rsidRPr="0058579E">
        <w:rPr>
          <w:rFonts w:ascii="Calibri" w:hAnsi="Calibri" w:cs="Calibri"/>
          <w:noProof/>
          <w:szCs w:val="24"/>
        </w:rPr>
        <w:tab/>
        <w:t>Arora R, Basu A, Mianjy P, Mukherjee A (2016) Understanding Deep Neural Networks with Rectified Linear Units. arXiv:161101491</w:t>
      </w:r>
    </w:p>
    <w:p w14:paraId="1D20E65B" w14:textId="77777777" w:rsidR="00A263BC" w:rsidRPr="0058579E" w:rsidRDefault="00A263BC" w:rsidP="00A263BC">
      <w:pPr>
        <w:widowControl w:val="0"/>
        <w:autoSpaceDE w:val="0"/>
        <w:autoSpaceDN w:val="0"/>
        <w:adjustRightInd w:val="0"/>
        <w:ind w:left="640" w:hanging="640"/>
        <w:rPr>
          <w:rFonts w:ascii="Calibri" w:hAnsi="Calibri" w:cs="Calibri"/>
          <w:noProof/>
          <w:szCs w:val="24"/>
        </w:rPr>
      </w:pPr>
      <w:r w:rsidRPr="0058579E">
        <w:rPr>
          <w:rFonts w:ascii="Calibri" w:hAnsi="Calibri" w:cs="Calibri"/>
          <w:noProof/>
          <w:szCs w:val="24"/>
        </w:rPr>
        <w:t xml:space="preserve">38. </w:t>
      </w:r>
      <w:r w:rsidRPr="0058579E">
        <w:rPr>
          <w:rFonts w:ascii="Calibri" w:hAnsi="Calibri" w:cs="Calibri"/>
          <w:noProof/>
          <w:szCs w:val="24"/>
        </w:rPr>
        <w:tab/>
        <w:t>Williams RJ, Zipser D (2008) A Learning Algorithm for Continually Running Fully Recurrent Neural Networks. Neural Comput 1:270–280. https://doi.org/10.1162/neco.1989.1.2.270</w:t>
      </w:r>
    </w:p>
    <w:p w14:paraId="1231F6E5" w14:textId="77777777" w:rsidR="00A263BC" w:rsidRPr="0058579E" w:rsidRDefault="00A263BC" w:rsidP="00A263BC">
      <w:pPr>
        <w:widowControl w:val="0"/>
        <w:autoSpaceDE w:val="0"/>
        <w:autoSpaceDN w:val="0"/>
        <w:adjustRightInd w:val="0"/>
        <w:ind w:left="640" w:hanging="640"/>
        <w:rPr>
          <w:rFonts w:ascii="Calibri" w:hAnsi="Calibri" w:cs="Calibri"/>
          <w:noProof/>
          <w:szCs w:val="24"/>
        </w:rPr>
      </w:pPr>
      <w:r w:rsidRPr="0058579E">
        <w:rPr>
          <w:rFonts w:ascii="Calibri" w:hAnsi="Calibri" w:cs="Calibri"/>
          <w:noProof/>
          <w:szCs w:val="24"/>
        </w:rPr>
        <w:t xml:space="preserve">39. </w:t>
      </w:r>
      <w:r w:rsidRPr="0058579E">
        <w:rPr>
          <w:rFonts w:ascii="Calibri" w:hAnsi="Calibri" w:cs="Calibri"/>
          <w:noProof/>
          <w:szCs w:val="24"/>
        </w:rPr>
        <w:tab/>
        <w:t>Kingma DP, Ba J (2014) Adam: A Method for Stochastic Optimization. arXiv:14126980 1–15</w:t>
      </w:r>
    </w:p>
    <w:p w14:paraId="21D96DC2" w14:textId="77777777" w:rsidR="00A263BC" w:rsidRPr="0058579E" w:rsidRDefault="00A263BC" w:rsidP="00A263BC">
      <w:pPr>
        <w:widowControl w:val="0"/>
        <w:autoSpaceDE w:val="0"/>
        <w:autoSpaceDN w:val="0"/>
        <w:adjustRightInd w:val="0"/>
        <w:ind w:left="640" w:hanging="640"/>
        <w:rPr>
          <w:rFonts w:ascii="Calibri" w:hAnsi="Calibri" w:cs="Calibri"/>
          <w:noProof/>
          <w:szCs w:val="24"/>
        </w:rPr>
      </w:pPr>
      <w:r w:rsidRPr="0058579E">
        <w:rPr>
          <w:rFonts w:ascii="Calibri" w:hAnsi="Calibri" w:cs="Calibri"/>
          <w:noProof/>
          <w:szCs w:val="24"/>
        </w:rPr>
        <w:t xml:space="preserve">40. </w:t>
      </w:r>
      <w:r w:rsidRPr="0058579E">
        <w:rPr>
          <w:rFonts w:ascii="Calibri" w:hAnsi="Calibri" w:cs="Calibri"/>
          <w:noProof/>
          <w:szCs w:val="24"/>
        </w:rPr>
        <w:tab/>
        <w:t>Wildman SA, Crippen GM (1999) Prediction of physicochemical parameters by atomic contributions. J Chem Inf Comput Sci 39:868–873. https://doi.org/10.1021/ci990307l</w:t>
      </w:r>
    </w:p>
    <w:p w14:paraId="2D5478A7" w14:textId="77777777" w:rsidR="00A263BC" w:rsidRPr="0058579E" w:rsidRDefault="00A263BC" w:rsidP="00A263BC">
      <w:pPr>
        <w:widowControl w:val="0"/>
        <w:autoSpaceDE w:val="0"/>
        <w:autoSpaceDN w:val="0"/>
        <w:adjustRightInd w:val="0"/>
        <w:ind w:left="640" w:hanging="640"/>
        <w:rPr>
          <w:rFonts w:ascii="Calibri" w:hAnsi="Calibri" w:cs="Calibri"/>
          <w:noProof/>
          <w:szCs w:val="24"/>
        </w:rPr>
      </w:pPr>
      <w:r w:rsidRPr="0058579E">
        <w:rPr>
          <w:rFonts w:ascii="Calibri" w:hAnsi="Calibri" w:cs="Calibri"/>
          <w:noProof/>
          <w:szCs w:val="24"/>
        </w:rPr>
        <w:t xml:space="preserve">41. </w:t>
      </w:r>
      <w:r w:rsidRPr="0058579E">
        <w:rPr>
          <w:rFonts w:ascii="Calibri" w:hAnsi="Calibri" w:cs="Calibri"/>
          <w:noProof/>
          <w:szCs w:val="24"/>
        </w:rPr>
        <w:tab/>
        <w:t>Bickerton GR, Paolini G V., Besnard J, et al (2012) Quantifying the chemical beauty of drugs. Nat Chem 4:90–98. https://doi.org/10.1038/nchem.1243</w:t>
      </w:r>
    </w:p>
    <w:p w14:paraId="1CA57BF5" w14:textId="77777777" w:rsidR="00A263BC" w:rsidRPr="0058579E" w:rsidRDefault="00A263BC" w:rsidP="00A263BC">
      <w:pPr>
        <w:widowControl w:val="0"/>
        <w:autoSpaceDE w:val="0"/>
        <w:autoSpaceDN w:val="0"/>
        <w:adjustRightInd w:val="0"/>
        <w:ind w:left="640" w:hanging="640"/>
        <w:rPr>
          <w:rFonts w:ascii="Calibri" w:hAnsi="Calibri" w:cs="Calibri"/>
          <w:noProof/>
          <w:szCs w:val="24"/>
        </w:rPr>
      </w:pPr>
      <w:r w:rsidRPr="0058579E">
        <w:rPr>
          <w:rFonts w:ascii="Calibri" w:hAnsi="Calibri" w:cs="Calibri"/>
          <w:noProof/>
          <w:szCs w:val="24"/>
        </w:rPr>
        <w:t xml:space="preserve">42. </w:t>
      </w:r>
      <w:r w:rsidRPr="0058579E">
        <w:rPr>
          <w:rFonts w:ascii="Calibri" w:hAnsi="Calibri" w:cs="Calibri"/>
          <w:noProof/>
          <w:szCs w:val="24"/>
        </w:rPr>
        <w:tab/>
        <w:t>Tan C, Sun F, Kong T, et al (2018) A survey on deep transfer learning. Lect Notes Comput Sci (including Subser Lect Notes Artif Intell Lect Notes Bioinformatics) 11141 LNCS:270–279. https://doi.org/10.1007/978-3-030-01424-7_27</w:t>
      </w:r>
    </w:p>
    <w:p w14:paraId="13911EF4" w14:textId="77777777" w:rsidR="00A263BC" w:rsidRPr="0058579E" w:rsidRDefault="00A263BC" w:rsidP="00A263BC">
      <w:pPr>
        <w:widowControl w:val="0"/>
        <w:autoSpaceDE w:val="0"/>
        <w:autoSpaceDN w:val="0"/>
        <w:adjustRightInd w:val="0"/>
        <w:ind w:left="640" w:hanging="640"/>
        <w:rPr>
          <w:rFonts w:ascii="Calibri" w:hAnsi="Calibri" w:cs="Calibri"/>
          <w:noProof/>
          <w:szCs w:val="24"/>
        </w:rPr>
      </w:pPr>
      <w:r w:rsidRPr="0058579E">
        <w:rPr>
          <w:rFonts w:ascii="Calibri" w:hAnsi="Calibri" w:cs="Calibri"/>
          <w:noProof/>
          <w:szCs w:val="24"/>
        </w:rPr>
        <w:t xml:space="preserve">43. </w:t>
      </w:r>
      <w:r w:rsidRPr="0058579E">
        <w:rPr>
          <w:rFonts w:ascii="Calibri" w:hAnsi="Calibri" w:cs="Calibri"/>
          <w:noProof/>
          <w:szCs w:val="24"/>
        </w:rPr>
        <w:tab/>
        <w:t>Preuer K, Renz P, Unterthiner T, et al (2018) Fréchet ChemNet Distance: A Metric for Generative Models for Molecules in Drug Discovery. J Chem Inf Model 58:1736–1741. https://doi.org/10.1021/acs.jcim.8b00234</w:t>
      </w:r>
    </w:p>
    <w:p w14:paraId="415D2BEA" w14:textId="77777777" w:rsidR="00A263BC" w:rsidRPr="0058579E" w:rsidRDefault="00A263BC" w:rsidP="00A263BC">
      <w:pPr>
        <w:widowControl w:val="0"/>
        <w:autoSpaceDE w:val="0"/>
        <w:autoSpaceDN w:val="0"/>
        <w:adjustRightInd w:val="0"/>
        <w:ind w:left="640" w:hanging="640"/>
        <w:rPr>
          <w:rFonts w:ascii="Calibri" w:hAnsi="Calibri" w:cs="Calibri"/>
          <w:noProof/>
        </w:rPr>
      </w:pPr>
      <w:r w:rsidRPr="0058579E">
        <w:rPr>
          <w:rFonts w:ascii="Calibri" w:hAnsi="Calibri" w:cs="Calibri"/>
          <w:noProof/>
          <w:szCs w:val="24"/>
        </w:rPr>
        <w:t xml:space="preserve">44. </w:t>
      </w:r>
      <w:r w:rsidRPr="0058579E">
        <w:rPr>
          <w:rFonts w:ascii="Calibri" w:hAnsi="Calibri" w:cs="Calibri"/>
          <w:noProof/>
          <w:szCs w:val="24"/>
        </w:rPr>
        <w:tab/>
        <w:t>Ester M, Kriegel H, Xu X, Miinchen D- (1996) A Density-Based Algorithm for Discovering Clusters in Large Spatial Databases with Noise</w:t>
      </w:r>
    </w:p>
    <w:p w14:paraId="44858F71" w14:textId="2E6A8F78" w:rsidR="005A1FBF" w:rsidRPr="007B0F42" w:rsidRDefault="00A263BC" w:rsidP="00A263BC">
      <w:pPr>
        <w:rPr>
          <w:lang w:val="en-GB"/>
        </w:rPr>
      </w:pPr>
      <w:r>
        <w:rPr>
          <w:lang w:val="en-GB"/>
        </w:rPr>
        <w:fldChar w:fldCharType="end"/>
      </w:r>
    </w:p>
    <w:sectPr w:rsidR="005A1FBF" w:rsidRPr="007B0F4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635BE1" w14:textId="77777777" w:rsidR="009951D2" w:rsidRDefault="009951D2" w:rsidP="001060A6">
      <w:pPr>
        <w:spacing w:after="0" w:line="240" w:lineRule="auto"/>
      </w:pPr>
      <w:r>
        <w:separator/>
      </w:r>
    </w:p>
  </w:endnote>
  <w:endnote w:type="continuationSeparator" w:id="0">
    <w:p w14:paraId="68BC7FD3" w14:textId="77777777" w:rsidR="009951D2" w:rsidRDefault="009951D2" w:rsidP="001060A6">
      <w:pPr>
        <w:spacing w:after="0" w:line="240" w:lineRule="auto"/>
      </w:pPr>
      <w:r>
        <w:continuationSeparator/>
      </w:r>
    </w:p>
  </w:endnote>
  <w:endnote w:type="continuationNotice" w:id="1">
    <w:p w14:paraId="3CA30DE2" w14:textId="77777777" w:rsidR="009951D2" w:rsidRDefault="009951D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CD5790" w14:textId="77777777" w:rsidR="009951D2" w:rsidRDefault="009951D2" w:rsidP="001060A6">
      <w:pPr>
        <w:spacing w:after="0" w:line="240" w:lineRule="auto"/>
      </w:pPr>
      <w:r>
        <w:separator/>
      </w:r>
    </w:p>
  </w:footnote>
  <w:footnote w:type="continuationSeparator" w:id="0">
    <w:p w14:paraId="2DF341AB" w14:textId="77777777" w:rsidR="009951D2" w:rsidRDefault="009951D2" w:rsidP="001060A6">
      <w:pPr>
        <w:spacing w:after="0" w:line="240" w:lineRule="auto"/>
      </w:pPr>
      <w:r>
        <w:continuationSeparator/>
      </w:r>
    </w:p>
  </w:footnote>
  <w:footnote w:type="continuationNotice" w:id="1">
    <w:p w14:paraId="538AC1AC" w14:textId="77777777" w:rsidR="009951D2" w:rsidRDefault="009951D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D54B60"/>
    <w:multiLevelType w:val="hybridMultilevel"/>
    <w:tmpl w:val="868E67DC"/>
    <w:lvl w:ilvl="0" w:tplc="B49A26A2">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24353456"/>
    <w:multiLevelType w:val="hybridMultilevel"/>
    <w:tmpl w:val="FFDC5830"/>
    <w:lvl w:ilvl="0" w:tplc="D8AE1946">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2E801C9C"/>
    <w:multiLevelType w:val="hybridMultilevel"/>
    <w:tmpl w:val="1C54426E"/>
    <w:lvl w:ilvl="0" w:tplc="164E262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3569B7"/>
    <w:multiLevelType w:val="hybridMultilevel"/>
    <w:tmpl w:val="B6E4BA0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61E310F7"/>
    <w:multiLevelType w:val="hybridMultilevel"/>
    <w:tmpl w:val="1B56F48A"/>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 w15:restartNumberingAfterBreak="0">
    <w:nsid w:val="65B17916"/>
    <w:multiLevelType w:val="hybridMultilevel"/>
    <w:tmpl w:val="89FC33D0"/>
    <w:lvl w:ilvl="0" w:tplc="82185BDC">
      <w:numFmt w:val="bullet"/>
      <w:lvlText w:val=""/>
      <w:lvlJc w:val="left"/>
      <w:pPr>
        <w:ind w:left="720" w:hanging="360"/>
      </w:pPr>
      <w:rPr>
        <w:rFonts w:ascii="Symbol" w:eastAsiaTheme="minorEastAsia"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78D5248"/>
    <w:multiLevelType w:val="hybridMultilevel"/>
    <w:tmpl w:val="AD82F88E"/>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74301D32"/>
    <w:multiLevelType w:val="hybridMultilevel"/>
    <w:tmpl w:val="74BCEB96"/>
    <w:lvl w:ilvl="0" w:tplc="9F80691A">
      <w:numFmt w:val="bullet"/>
      <w:lvlText w:val="-"/>
      <w:lvlJc w:val="left"/>
      <w:pPr>
        <w:ind w:left="720" w:hanging="360"/>
      </w:pPr>
      <w:rPr>
        <w:rFonts w:ascii="Calibri" w:eastAsiaTheme="minorEastAsia" w:hAnsi="Calibri" w:cs="Calibr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5"/>
  </w:num>
  <w:num w:numId="4">
    <w:abstractNumId w:val="4"/>
  </w:num>
  <w:num w:numId="5">
    <w:abstractNumId w:val="3"/>
  </w:num>
  <w:num w:numId="6">
    <w:abstractNumId w:val="1"/>
  </w:num>
  <w:num w:numId="7">
    <w:abstractNumId w:val="0"/>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hen, Hongming">
    <w15:presenceInfo w15:providerId="AD" w15:userId="S-1-5-21-746137067-2049760794-682003330-23771"/>
  </w15:person>
  <w15:person w15:author="Engkvist, Ola">
    <w15:presenceInfo w15:providerId="AD" w15:userId="S-1-5-21-746137067-2049760794-682003330-136883"/>
  </w15:person>
  <w15:person w15:author="Bjerrum, Esben Jannik">
    <w15:presenceInfo w15:providerId="AD" w15:userId="S-1-5-21-746137067-2049760794-682003330-4795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1304"/>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F42"/>
    <w:rsid w:val="00000035"/>
    <w:rsid w:val="0000061C"/>
    <w:rsid w:val="00000D56"/>
    <w:rsid w:val="00002322"/>
    <w:rsid w:val="0000261B"/>
    <w:rsid w:val="00002BC7"/>
    <w:rsid w:val="00002F13"/>
    <w:rsid w:val="000040A2"/>
    <w:rsid w:val="00004475"/>
    <w:rsid w:val="00004A17"/>
    <w:rsid w:val="00004F36"/>
    <w:rsid w:val="00005F75"/>
    <w:rsid w:val="000072FD"/>
    <w:rsid w:val="000118E1"/>
    <w:rsid w:val="0001259A"/>
    <w:rsid w:val="00012EC8"/>
    <w:rsid w:val="0001302C"/>
    <w:rsid w:val="00013D88"/>
    <w:rsid w:val="000158B0"/>
    <w:rsid w:val="00016096"/>
    <w:rsid w:val="00016CB5"/>
    <w:rsid w:val="00021C7B"/>
    <w:rsid w:val="000225FC"/>
    <w:rsid w:val="00022A08"/>
    <w:rsid w:val="00022F75"/>
    <w:rsid w:val="000232F6"/>
    <w:rsid w:val="00023C7A"/>
    <w:rsid w:val="0002440C"/>
    <w:rsid w:val="0002462B"/>
    <w:rsid w:val="00024A21"/>
    <w:rsid w:val="0002502A"/>
    <w:rsid w:val="000253C8"/>
    <w:rsid w:val="00025715"/>
    <w:rsid w:val="00025E47"/>
    <w:rsid w:val="00025F8B"/>
    <w:rsid w:val="00026065"/>
    <w:rsid w:val="000264AC"/>
    <w:rsid w:val="000266E5"/>
    <w:rsid w:val="000276E6"/>
    <w:rsid w:val="000278F9"/>
    <w:rsid w:val="0003024A"/>
    <w:rsid w:val="0003175C"/>
    <w:rsid w:val="00033798"/>
    <w:rsid w:val="0003410A"/>
    <w:rsid w:val="000343D8"/>
    <w:rsid w:val="00034420"/>
    <w:rsid w:val="00035958"/>
    <w:rsid w:val="00036911"/>
    <w:rsid w:val="00037011"/>
    <w:rsid w:val="00037988"/>
    <w:rsid w:val="00037F8A"/>
    <w:rsid w:val="000404E4"/>
    <w:rsid w:val="0004138C"/>
    <w:rsid w:val="000417BF"/>
    <w:rsid w:val="000429CD"/>
    <w:rsid w:val="00042C8D"/>
    <w:rsid w:val="000442D8"/>
    <w:rsid w:val="000460F8"/>
    <w:rsid w:val="00046409"/>
    <w:rsid w:val="00046B2D"/>
    <w:rsid w:val="0004784A"/>
    <w:rsid w:val="00047972"/>
    <w:rsid w:val="00047CFD"/>
    <w:rsid w:val="0005081E"/>
    <w:rsid w:val="00050AAE"/>
    <w:rsid w:val="00051E03"/>
    <w:rsid w:val="0005236B"/>
    <w:rsid w:val="00052474"/>
    <w:rsid w:val="00052A2C"/>
    <w:rsid w:val="00052AD7"/>
    <w:rsid w:val="00052D6B"/>
    <w:rsid w:val="00053D4E"/>
    <w:rsid w:val="00054FDE"/>
    <w:rsid w:val="000556C6"/>
    <w:rsid w:val="000559A9"/>
    <w:rsid w:val="0005609E"/>
    <w:rsid w:val="00056437"/>
    <w:rsid w:val="00057605"/>
    <w:rsid w:val="00057E80"/>
    <w:rsid w:val="00060D51"/>
    <w:rsid w:val="000610AF"/>
    <w:rsid w:val="000614AE"/>
    <w:rsid w:val="000615C8"/>
    <w:rsid w:val="0006198F"/>
    <w:rsid w:val="00062077"/>
    <w:rsid w:val="000628A8"/>
    <w:rsid w:val="00062F12"/>
    <w:rsid w:val="00063230"/>
    <w:rsid w:val="00063790"/>
    <w:rsid w:val="00063861"/>
    <w:rsid w:val="00064053"/>
    <w:rsid w:val="0006413A"/>
    <w:rsid w:val="00064419"/>
    <w:rsid w:val="00064962"/>
    <w:rsid w:val="00064B24"/>
    <w:rsid w:val="000660E3"/>
    <w:rsid w:val="00066C9B"/>
    <w:rsid w:val="0006713A"/>
    <w:rsid w:val="00067FD4"/>
    <w:rsid w:val="00070271"/>
    <w:rsid w:val="000703F0"/>
    <w:rsid w:val="00070C64"/>
    <w:rsid w:val="00070D13"/>
    <w:rsid w:val="00070FA5"/>
    <w:rsid w:val="000717AF"/>
    <w:rsid w:val="0007187C"/>
    <w:rsid w:val="00071F46"/>
    <w:rsid w:val="0007289D"/>
    <w:rsid w:val="00072908"/>
    <w:rsid w:val="00072B10"/>
    <w:rsid w:val="000735B4"/>
    <w:rsid w:val="000736EC"/>
    <w:rsid w:val="00074237"/>
    <w:rsid w:val="00074371"/>
    <w:rsid w:val="00074883"/>
    <w:rsid w:val="00075331"/>
    <w:rsid w:val="000760AE"/>
    <w:rsid w:val="000760FA"/>
    <w:rsid w:val="00076E30"/>
    <w:rsid w:val="0007779D"/>
    <w:rsid w:val="0007789E"/>
    <w:rsid w:val="00077B41"/>
    <w:rsid w:val="000803D2"/>
    <w:rsid w:val="00080577"/>
    <w:rsid w:val="00080739"/>
    <w:rsid w:val="00080AEA"/>
    <w:rsid w:val="0008119D"/>
    <w:rsid w:val="00081938"/>
    <w:rsid w:val="00082B8C"/>
    <w:rsid w:val="00085074"/>
    <w:rsid w:val="000855C8"/>
    <w:rsid w:val="000855ED"/>
    <w:rsid w:val="0008599C"/>
    <w:rsid w:val="000859A8"/>
    <w:rsid w:val="00086203"/>
    <w:rsid w:val="00086997"/>
    <w:rsid w:val="00086FC9"/>
    <w:rsid w:val="00087011"/>
    <w:rsid w:val="00087A8F"/>
    <w:rsid w:val="00090B79"/>
    <w:rsid w:val="00092960"/>
    <w:rsid w:val="00092DE6"/>
    <w:rsid w:val="000930CB"/>
    <w:rsid w:val="00093205"/>
    <w:rsid w:val="00093300"/>
    <w:rsid w:val="00093C25"/>
    <w:rsid w:val="00095BD2"/>
    <w:rsid w:val="00095F28"/>
    <w:rsid w:val="00096598"/>
    <w:rsid w:val="00096C29"/>
    <w:rsid w:val="00097E18"/>
    <w:rsid w:val="000A07B9"/>
    <w:rsid w:val="000A09BC"/>
    <w:rsid w:val="000A0BF9"/>
    <w:rsid w:val="000A20F2"/>
    <w:rsid w:val="000A3C23"/>
    <w:rsid w:val="000A3E91"/>
    <w:rsid w:val="000A4182"/>
    <w:rsid w:val="000A4BCE"/>
    <w:rsid w:val="000A636C"/>
    <w:rsid w:val="000A650A"/>
    <w:rsid w:val="000A6A42"/>
    <w:rsid w:val="000A6E6A"/>
    <w:rsid w:val="000A7B2F"/>
    <w:rsid w:val="000A7E47"/>
    <w:rsid w:val="000B03FF"/>
    <w:rsid w:val="000B13EB"/>
    <w:rsid w:val="000B1A8A"/>
    <w:rsid w:val="000B1C00"/>
    <w:rsid w:val="000B20EC"/>
    <w:rsid w:val="000B2B26"/>
    <w:rsid w:val="000B4517"/>
    <w:rsid w:val="000B58B7"/>
    <w:rsid w:val="000B5D17"/>
    <w:rsid w:val="000B5F26"/>
    <w:rsid w:val="000B60B5"/>
    <w:rsid w:val="000B61DF"/>
    <w:rsid w:val="000B7188"/>
    <w:rsid w:val="000B73FC"/>
    <w:rsid w:val="000B78C4"/>
    <w:rsid w:val="000B79EE"/>
    <w:rsid w:val="000B7ACB"/>
    <w:rsid w:val="000B7B98"/>
    <w:rsid w:val="000B7C85"/>
    <w:rsid w:val="000C005E"/>
    <w:rsid w:val="000C021E"/>
    <w:rsid w:val="000C097D"/>
    <w:rsid w:val="000C0997"/>
    <w:rsid w:val="000C0CE1"/>
    <w:rsid w:val="000C0FA6"/>
    <w:rsid w:val="000C1DA9"/>
    <w:rsid w:val="000C1E95"/>
    <w:rsid w:val="000C2126"/>
    <w:rsid w:val="000C29A3"/>
    <w:rsid w:val="000C2E94"/>
    <w:rsid w:val="000C2EB6"/>
    <w:rsid w:val="000C3FFC"/>
    <w:rsid w:val="000C47FB"/>
    <w:rsid w:val="000C5833"/>
    <w:rsid w:val="000C7589"/>
    <w:rsid w:val="000C7A99"/>
    <w:rsid w:val="000D01DC"/>
    <w:rsid w:val="000D17BF"/>
    <w:rsid w:val="000D2008"/>
    <w:rsid w:val="000D29AB"/>
    <w:rsid w:val="000D2C46"/>
    <w:rsid w:val="000D3476"/>
    <w:rsid w:val="000D4297"/>
    <w:rsid w:val="000D4515"/>
    <w:rsid w:val="000D4695"/>
    <w:rsid w:val="000D4EA4"/>
    <w:rsid w:val="000D5D83"/>
    <w:rsid w:val="000D5E08"/>
    <w:rsid w:val="000D5FAD"/>
    <w:rsid w:val="000D6AC4"/>
    <w:rsid w:val="000D6CE4"/>
    <w:rsid w:val="000D6FB2"/>
    <w:rsid w:val="000D7995"/>
    <w:rsid w:val="000D7E02"/>
    <w:rsid w:val="000D7F12"/>
    <w:rsid w:val="000E030D"/>
    <w:rsid w:val="000E035F"/>
    <w:rsid w:val="000E0A2F"/>
    <w:rsid w:val="000E0D03"/>
    <w:rsid w:val="000E1294"/>
    <w:rsid w:val="000E169F"/>
    <w:rsid w:val="000E1A25"/>
    <w:rsid w:val="000E1A99"/>
    <w:rsid w:val="000E2C97"/>
    <w:rsid w:val="000E34AF"/>
    <w:rsid w:val="000E365F"/>
    <w:rsid w:val="000E4023"/>
    <w:rsid w:val="000E4872"/>
    <w:rsid w:val="000E5509"/>
    <w:rsid w:val="000E68E9"/>
    <w:rsid w:val="000E695E"/>
    <w:rsid w:val="000F017D"/>
    <w:rsid w:val="000F1027"/>
    <w:rsid w:val="000F1396"/>
    <w:rsid w:val="000F151F"/>
    <w:rsid w:val="000F2304"/>
    <w:rsid w:val="000F24D4"/>
    <w:rsid w:val="000F3045"/>
    <w:rsid w:val="000F3575"/>
    <w:rsid w:val="000F48A5"/>
    <w:rsid w:val="000F5002"/>
    <w:rsid w:val="000F542C"/>
    <w:rsid w:val="000F555C"/>
    <w:rsid w:val="000F5E29"/>
    <w:rsid w:val="000F6CAD"/>
    <w:rsid w:val="000F7A08"/>
    <w:rsid w:val="00100028"/>
    <w:rsid w:val="00100111"/>
    <w:rsid w:val="00100754"/>
    <w:rsid w:val="001010C8"/>
    <w:rsid w:val="0010169A"/>
    <w:rsid w:val="00102330"/>
    <w:rsid w:val="00102759"/>
    <w:rsid w:val="00102771"/>
    <w:rsid w:val="00102C89"/>
    <w:rsid w:val="00102E6A"/>
    <w:rsid w:val="00102E8F"/>
    <w:rsid w:val="001039A4"/>
    <w:rsid w:val="00104365"/>
    <w:rsid w:val="00105315"/>
    <w:rsid w:val="001060A6"/>
    <w:rsid w:val="00106A25"/>
    <w:rsid w:val="00106A90"/>
    <w:rsid w:val="001072B9"/>
    <w:rsid w:val="00107644"/>
    <w:rsid w:val="00111E0E"/>
    <w:rsid w:val="001123DA"/>
    <w:rsid w:val="00112520"/>
    <w:rsid w:val="001137EA"/>
    <w:rsid w:val="001140C6"/>
    <w:rsid w:val="00114C69"/>
    <w:rsid w:val="00114CE8"/>
    <w:rsid w:val="001156A6"/>
    <w:rsid w:val="00115887"/>
    <w:rsid w:val="00115D59"/>
    <w:rsid w:val="00115E8F"/>
    <w:rsid w:val="00116035"/>
    <w:rsid w:val="0011744D"/>
    <w:rsid w:val="0011773E"/>
    <w:rsid w:val="0011798E"/>
    <w:rsid w:val="00117AE0"/>
    <w:rsid w:val="0012003D"/>
    <w:rsid w:val="00120687"/>
    <w:rsid w:val="0012138B"/>
    <w:rsid w:val="00123118"/>
    <w:rsid w:val="001231E0"/>
    <w:rsid w:val="00123434"/>
    <w:rsid w:val="0012357D"/>
    <w:rsid w:val="00123A8B"/>
    <w:rsid w:val="00123E42"/>
    <w:rsid w:val="00123EDA"/>
    <w:rsid w:val="00124269"/>
    <w:rsid w:val="001243B2"/>
    <w:rsid w:val="001244D6"/>
    <w:rsid w:val="00124943"/>
    <w:rsid w:val="00125402"/>
    <w:rsid w:val="0012555E"/>
    <w:rsid w:val="00125FCE"/>
    <w:rsid w:val="00127137"/>
    <w:rsid w:val="0012741E"/>
    <w:rsid w:val="0012771F"/>
    <w:rsid w:val="00127796"/>
    <w:rsid w:val="001277A4"/>
    <w:rsid w:val="00130F97"/>
    <w:rsid w:val="00132DFD"/>
    <w:rsid w:val="00132E2A"/>
    <w:rsid w:val="0013475D"/>
    <w:rsid w:val="00134B0D"/>
    <w:rsid w:val="001359CC"/>
    <w:rsid w:val="00136726"/>
    <w:rsid w:val="00136A74"/>
    <w:rsid w:val="0014076A"/>
    <w:rsid w:val="001411AF"/>
    <w:rsid w:val="0014175B"/>
    <w:rsid w:val="00141C00"/>
    <w:rsid w:val="00142272"/>
    <w:rsid w:val="00142D07"/>
    <w:rsid w:val="00142F69"/>
    <w:rsid w:val="00143028"/>
    <w:rsid w:val="0014318F"/>
    <w:rsid w:val="00143876"/>
    <w:rsid w:val="00144D3C"/>
    <w:rsid w:val="00146230"/>
    <w:rsid w:val="001464A8"/>
    <w:rsid w:val="00146663"/>
    <w:rsid w:val="00146D36"/>
    <w:rsid w:val="00146E20"/>
    <w:rsid w:val="00147893"/>
    <w:rsid w:val="00147A43"/>
    <w:rsid w:val="00147CCE"/>
    <w:rsid w:val="0015037C"/>
    <w:rsid w:val="001503CE"/>
    <w:rsid w:val="001507E1"/>
    <w:rsid w:val="001537BD"/>
    <w:rsid w:val="00156016"/>
    <w:rsid w:val="0015673E"/>
    <w:rsid w:val="001572F1"/>
    <w:rsid w:val="001574ED"/>
    <w:rsid w:val="00157AE4"/>
    <w:rsid w:val="00157DD0"/>
    <w:rsid w:val="0016038F"/>
    <w:rsid w:val="001618EE"/>
    <w:rsid w:val="00161F65"/>
    <w:rsid w:val="00162CE4"/>
    <w:rsid w:val="00163E92"/>
    <w:rsid w:val="00163EEA"/>
    <w:rsid w:val="001643EB"/>
    <w:rsid w:val="0016447D"/>
    <w:rsid w:val="001647A7"/>
    <w:rsid w:val="00164DAA"/>
    <w:rsid w:val="0016573C"/>
    <w:rsid w:val="00165B95"/>
    <w:rsid w:val="00166D90"/>
    <w:rsid w:val="00167552"/>
    <w:rsid w:val="00167F80"/>
    <w:rsid w:val="0017045F"/>
    <w:rsid w:val="0017133F"/>
    <w:rsid w:val="001713B1"/>
    <w:rsid w:val="001725B5"/>
    <w:rsid w:val="00172869"/>
    <w:rsid w:val="00173849"/>
    <w:rsid w:val="001741A1"/>
    <w:rsid w:val="00174985"/>
    <w:rsid w:val="00175A90"/>
    <w:rsid w:val="001761A8"/>
    <w:rsid w:val="001765D6"/>
    <w:rsid w:val="00177573"/>
    <w:rsid w:val="0017775C"/>
    <w:rsid w:val="00177888"/>
    <w:rsid w:val="00180A70"/>
    <w:rsid w:val="00181BEE"/>
    <w:rsid w:val="001827DE"/>
    <w:rsid w:val="00182B2F"/>
    <w:rsid w:val="00183059"/>
    <w:rsid w:val="00184217"/>
    <w:rsid w:val="0018449A"/>
    <w:rsid w:val="00184808"/>
    <w:rsid w:val="00186A60"/>
    <w:rsid w:val="00186DD0"/>
    <w:rsid w:val="00191942"/>
    <w:rsid w:val="00191A1C"/>
    <w:rsid w:val="00191CA9"/>
    <w:rsid w:val="00191F02"/>
    <w:rsid w:val="00192488"/>
    <w:rsid w:val="001924A0"/>
    <w:rsid w:val="00192A67"/>
    <w:rsid w:val="00192BFB"/>
    <w:rsid w:val="001943A2"/>
    <w:rsid w:val="00194723"/>
    <w:rsid w:val="001948CA"/>
    <w:rsid w:val="00194CE1"/>
    <w:rsid w:val="00195D61"/>
    <w:rsid w:val="00196485"/>
    <w:rsid w:val="0019692F"/>
    <w:rsid w:val="00196A81"/>
    <w:rsid w:val="00197E3A"/>
    <w:rsid w:val="00197F1F"/>
    <w:rsid w:val="00197FB7"/>
    <w:rsid w:val="00197FD2"/>
    <w:rsid w:val="001A0EB4"/>
    <w:rsid w:val="001A36EB"/>
    <w:rsid w:val="001A3D9D"/>
    <w:rsid w:val="001A4469"/>
    <w:rsid w:val="001A48D9"/>
    <w:rsid w:val="001A52FE"/>
    <w:rsid w:val="001A545D"/>
    <w:rsid w:val="001A546B"/>
    <w:rsid w:val="001A5DEA"/>
    <w:rsid w:val="001A6551"/>
    <w:rsid w:val="001B0CCC"/>
    <w:rsid w:val="001B12BC"/>
    <w:rsid w:val="001B1EC6"/>
    <w:rsid w:val="001B1FB2"/>
    <w:rsid w:val="001B258F"/>
    <w:rsid w:val="001B25B3"/>
    <w:rsid w:val="001B2B8C"/>
    <w:rsid w:val="001B305E"/>
    <w:rsid w:val="001B4F68"/>
    <w:rsid w:val="001B5E46"/>
    <w:rsid w:val="001B6590"/>
    <w:rsid w:val="001B6DA7"/>
    <w:rsid w:val="001B7256"/>
    <w:rsid w:val="001B740C"/>
    <w:rsid w:val="001C0306"/>
    <w:rsid w:val="001C030D"/>
    <w:rsid w:val="001C05C6"/>
    <w:rsid w:val="001C07F1"/>
    <w:rsid w:val="001C1397"/>
    <w:rsid w:val="001C1686"/>
    <w:rsid w:val="001C1FFB"/>
    <w:rsid w:val="001C2C75"/>
    <w:rsid w:val="001C3CC6"/>
    <w:rsid w:val="001C3FE6"/>
    <w:rsid w:val="001C4066"/>
    <w:rsid w:val="001C433C"/>
    <w:rsid w:val="001C476B"/>
    <w:rsid w:val="001C4B8C"/>
    <w:rsid w:val="001C5CBC"/>
    <w:rsid w:val="001C6184"/>
    <w:rsid w:val="001C6EF2"/>
    <w:rsid w:val="001C7707"/>
    <w:rsid w:val="001C7F5E"/>
    <w:rsid w:val="001D050C"/>
    <w:rsid w:val="001D0889"/>
    <w:rsid w:val="001D0D4D"/>
    <w:rsid w:val="001D1A16"/>
    <w:rsid w:val="001D281D"/>
    <w:rsid w:val="001D3753"/>
    <w:rsid w:val="001D3DB2"/>
    <w:rsid w:val="001D3DD2"/>
    <w:rsid w:val="001D43B0"/>
    <w:rsid w:val="001D43D7"/>
    <w:rsid w:val="001D4402"/>
    <w:rsid w:val="001D4814"/>
    <w:rsid w:val="001D4987"/>
    <w:rsid w:val="001D538D"/>
    <w:rsid w:val="001D5BEB"/>
    <w:rsid w:val="001D6E96"/>
    <w:rsid w:val="001D6F7A"/>
    <w:rsid w:val="001D71D7"/>
    <w:rsid w:val="001D74F3"/>
    <w:rsid w:val="001D763F"/>
    <w:rsid w:val="001D79A4"/>
    <w:rsid w:val="001D7B50"/>
    <w:rsid w:val="001D7E9F"/>
    <w:rsid w:val="001E0D59"/>
    <w:rsid w:val="001E182E"/>
    <w:rsid w:val="001E1BCF"/>
    <w:rsid w:val="001E1EC7"/>
    <w:rsid w:val="001E2C1D"/>
    <w:rsid w:val="001E4067"/>
    <w:rsid w:val="001E42D7"/>
    <w:rsid w:val="001E47DA"/>
    <w:rsid w:val="001E493D"/>
    <w:rsid w:val="001E4D5B"/>
    <w:rsid w:val="001E57FC"/>
    <w:rsid w:val="001E5FA9"/>
    <w:rsid w:val="001E6AE4"/>
    <w:rsid w:val="001F08DD"/>
    <w:rsid w:val="001F1D50"/>
    <w:rsid w:val="001F276A"/>
    <w:rsid w:val="001F2B2E"/>
    <w:rsid w:val="001F5311"/>
    <w:rsid w:val="001F6978"/>
    <w:rsid w:val="001F6B52"/>
    <w:rsid w:val="001F6F33"/>
    <w:rsid w:val="001F7850"/>
    <w:rsid w:val="00200998"/>
    <w:rsid w:val="00201417"/>
    <w:rsid w:val="002024F0"/>
    <w:rsid w:val="00203425"/>
    <w:rsid w:val="00203847"/>
    <w:rsid w:val="00203D64"/>
    <w:rsid w:val="0020561C"/>
    <w:rsid w:val="00205A59"/>
    <w:rsid w:val="00205F54"/>
    <w:rsid w:val="00206BD0"/>
    <w:rsid w:val="00207240"/>
    <w:rsid w:val="00207863"/>
    <w:rsid w:val="00207D9A"/>
    <w:rsid w:val="00207F0B"/>
    <w:rsid w:val="002103EA"/>
    <w:rsid w:val="00210A98"/>
    <w:rsid w:val="00210EB6"/>
    <w:rsid w:val="002111AC"/>
    <w:rsid w:val="0021166A"/>
    <w:rsid w:val="00212719"/>
    <w:rsid w:val="002128EA"/>
    <w:rsid w:val="00212F7E"/>
    <w:rsid w:val="00213FEF"/>
    <w:rsid w:val="00214598"/>
    <w:rsid w:val="0021464A"/>
    <w:rsid w:val="00215730"/>
    <w:rsid w:val="00215E99"/>
    <w:rsid w:val="00217218"/>
    <w:rsid w:val="00217ED0"/>
    <w:rsid w:val="00220068"/>
    <w:rsid w:val="0022081E"/>
    <w:rsid w:val="00221028"/>
    <w:rsid w:val="00221499"/>
    <w:rsid w:val="00221531"/>
    <w:rsid w:val="00221A76"/>
    <w:rsid w:val="00221CA7"/>
    <w:rsid w:val="00223402"/>
    <w:rsid w:val="00224ECE"/>
    <w:rsid w:val="0022636E"/>
    <w:rsid w:val="00226385"/>
    <w:rsid w:val="00227DF1"/>
    <w:rsid w:val="00227EFB"/>
    <w:rsid w:val="00230000"/>
    <w:rsid w:val="00230588"/>
    <w:rsid w:val="002306F1"/>
    <w:rsid w:val="002314F6"/>
    <w:rsid w:val="002315F6"/>
    <w:rsid w:val="00231699"/>
    <w:rsid w:val="00231DBA"/>
    <w:rsid w:val="00231FEF"/>
    <w:rsid w:val="00232D73"/>
    <w:rsid w:val="0023326E"/>
    <w:rsid w:val="00233440"/>
    <w:rsid w:val="00233D03"/>
    <w:rsid w:val="00234C16"/>
    <w:rsid w:val="00234D13"/>
    <w:rsid w:val="00235FA6"/>
    <w:rsid w:val="00235FE2"/>
    <w:rsid w:val="00237AD7"/>
    <w:rsid w:val="00237C28"/>
    <w:rsid w:val="00241279"/>
    <w:rsid w:val="00242D35"/>
    <w:rsid w:val="0024448E"/>
    <w:rsid w:val="002444B7"/>
    <w:rsid w:val="00244992"/>
    <w:rsid w:val="00244D55"/>
    <w:rsid w:val="00244D75"/>
    <w:rsid w:val="00246FBD"/>
    <w:rsid w:val="00247956"/>
    <w:rsid w:val="00247C75"/>
    <w:rsid w:val="00247FD1"/>
    <w:rsid w:val="002513F3"/>
    <w:rsid w:val="00251769"/>
    <w:rsid w:val="00251DEA"/>
    <w:rsid w:val="00251FA0"/>
    <w:rsid w:val="00252164"/>
    <w:rsid w:val="00253502"/>
    <w:rsid w:val="002536C3"/>
    <w:rsid w:val="0025403F"/>
    <w:rsid w:val="00254508"/>
    <w:rsid w:val="002549FA"/>
    <w:rsid w:val="00254DED"/>
    <w:rsid w:val="00254F51"/>
    <w:rsid w:val="00255822"/>
    <w:rsid w:val="00255D6E"/>
    <w:rsid w:val="00256D63"/>
    <w:rsid w:val="00257A33"/>
    <w:rsid w:val="00257C23"/>
    <w:rsid w:val="002600F5"/>
    <w:rsid w:val="0026066B"/>
    <w:rsid w:val="0026105E"/>
    <w:rsid w:val="0026119C"/>
    <w:rsid w:val="00261B73"/>
    <w:rsid w:val="00261B8D"/>
    <w:rsid w:val="00262EF3"/>
    <w:rsid w:val="00263226"/>
    <w:rsid w:val="0026428C"/>
    <w:rsid w:val="00264A09"/>
    <w:rsid w:val="00264ABC"/>
    <w:rsid w:val="002651D8"/>
    <w:rsid w:val="00266209"/>
    <w:rsid w:val="00266522"/>
    <w:rsid w:val="00266DF3"/>
    <w:rsid w:val="00267981"/>
    <w:rsid w:val="00270977"/>
    <w:rsid w:val="002716A1"/>
    <w:rsid w:val="0027180D"/>
    <w:rsid w:val="002720AF"/>
    <w:rsid w:val="0027274F"/>
    <w:rsid w:val="00273FA9"/>
    <w:rsid w:val="002742E7"/>
    <w:rsid w:val="00274D2D"/>
    <w:rsid w:val="00274DAB"/>
    <w:rsid w:val="00275094"/>
    <w:rsid w:val="00277713"/>
    <w:rsid w:val="00277794"/>
    <w:rsid w:val="00280EA0"/>
    <w:rsid w:val="00281346"/>
    <w:rsid w:val="00281528"/>
    <w:rsid w:val="00281671"/>
    <w:rsid w:val="002817A0"/>
    <w:rsid w:val="0028217C"/>
    <w:rsid w:val="002826D6"/>
    <w:rsid w:val="00282E62"/>
    <w:rsid w:val="00283DC5"/>
    <w:rsid w:val="00283F22"/>
    <w:rsid w:val="00284C03"/>
    <w:rsid w:val="00286667"/>
    <w:rsid w:val="00287078"/>
    <w:rsid w:val="0029035A"/>
    <w:rsid w:val="00290770"/>
    <w:rsid w:val="00290DC4"/>
    <w:rsid w:val="00290F20"/>
    <w:rsid w:val="002911D7"/>
    <w:rsid w:val="00291BB2"/>
    <w:rsid w:val="0029281C"/>
    <w:rsid w:val="00292C24"/>
    <w:rsid w:val="00292C6C"/>
    <w:rsid w:val="002946CB"/>
    <w:rsid w:val="00295D95"/>
    <w:rsid w:val="00295F8C"/>
    <w:rsid w:val="00296730"/>
    <w:rsid w:val="002969AB"/>
    <w:rsid w:val="002978B8"/>
    <w:rsid w:val="0029795C"/>
    <w:rsid w:val="002A2808"/>
    <w:rsid w:val="002A283B"/>
    <w:rsid w:val="002A29D7"/>
    <w:rsid w:val="002A3191"/>
    <w:rsid w:val="002A3A2C"/>
    <w:rsid w:val="002A42A6"/>
    <w:rsid w:val="002A4B6C"/>
    <w:rsid w:val="002A4EBC"/>
    <w:rsid w:val="002A5A58"/>
    <w:rsid w:val="002A5C8D"/>
    <w:rsid w:val="002A69B6"/>
    <w:rsid w:val="002A6D74"/>
    <w:rsid w:val="002A6F99"/>
    <w:rsid w:val="002A791D"/>
    <w:rsid w:val="002B0C4E"/>
    <w:rsid w:val="002B4354"/>
    <w:rsid w:val="002B4584"/>
    <w:rsid w:val="002B4B3E"/>
    <w:rsid w:val="002B5545"/>
    <w:rsid w:val="002B6BE5"/>
    <w:rsid w:val="002C0391"/>
    <w:rsid w:val="002C0D2F"/>
    <w:rsid w:val="002C2340"/>
    <w:rsid w:val="002C2A21"/>
    <w:rsid w:val="002C2F9F"/>
    <w:rsid w:val="002C3547"/>
    <w:rsid w:val="002C3A66"/>
    <w:rsid w:val="002C4267"/>
    <w:rsid w:val="002C4BD9"/>
    <w:rsid w:val="002C5A59"/>
    <w:rsid w:val="002C71A8"/>
    <w:rsid w:val="002C7225"/>
    <w:rsid w:val="002C774C"/>
    <w:rsid w:val="002D02CF"/>
    <w:rsid w:val="002D0382"/>
    <w:rsid w:val="002D132B"/>
    <w:rsid w:val="002D169A"/>
    <w:rsid w:val="002D330C"/>
    <w:rsid w:val="002D3AD1"/>
    <w:rsid w:val="002D3F36"/>
    <w:rsid w:val="002D402B"/>
    <w:rsid w:val="002D4146"/>
    <w:rsid w:val="002D6858"/>
    <w:rsid w:val="002D6D9A"/>
    <w:rsid w:val="002E05A7"/>
    <w:rsid w:val="002E06B6"/>
    <w:rsid w:val="002E132C"/>
    <w:rsid w:val="002E1C1E"/>
    <w:rsid w:val="002E261B"/>
    <w:rsid w:val="002E3302"/>
    <w:rsid w:val="002E333D"/>
    <w:rsid w:val="002E3E3A"/>
    <w:rsid w:val="002E571F"/>
    <w:rsid w:val="002E639D"/>
    <w:rsid w:val="002E76F0"/>
    <w:rsid w:val="002E78F6"/>
    <w:rsid w:val="002F0E81"/>
    <w:rsid w:val="002F1451"/>
    <w:rsid w:val="002F181C"/>
    <w:rsid w:val="002F4FE9"/>
    <w:rsid w:val="002F7498"/>
    <w:rsid w:val="002F7BA8"/>
    <w:rsid w:val="003000B3"/>
    <w:rsid w:val="003006A8"/>
    <w:rsid w:val="00300767"/>
    <w:rsid w:val="003014E5"/>
    <w:rsid w:val="00301C2F"/>
    <w:rsid w:val="00301CCF"/>
    <w:rsid w:val="00302341"/>
    <w:rsid w:val="003028FE"/>
    <w:rsid w:val="00302E53"/>
    <w:rsid w:val="00303D71"/>
    <w:rsid w:val="00304443"/>
    <w:rsid w:val="00304AF0"/>
    <w:rsid w:val="0030511E"/>
    <w:rsid w:val="00307317"/>
    <w:rsid w:val="00307DFA"/>
    <w:rsid w:val="00307E84"/>
    <w:rsid w:val="0031150E"/>
    <w:rsid w:val="00311A19"/>
    <w:rsid w:val="0031282C"/>
    <w:rsid w:val="003137A9"/>
    <w:rsid w:val="0031395C"/>
    <w:rsid w:val="00314046"/>
    <w:rsid w:val="00314786"/>
    <w:rsid w:val="00314962"/>
    <w:rsid w:val="00314D4A"/>
    <w:rsid w:val="003157DC"/>
    <w:rsid w:val="00316877"/>
    <w:rsid w:val="00317D6D"/>
    <w:rsid w:val="00317EE3"/>
    <w:rsid w:val="00320408"/>
    <w:rsid w:val="003207C0"/>
    <w:rsid w:val="00320989"/>
    <w:rsid w:val="00320EC7"/>
    <w:rsid w:val="00321B17"/>
    <w:rsid w:val="0032284A"/>
    <w:rsid w:val="00323A23"/>
    <w:rsid w:val="00323C71"/>
    <w:rsid w:val="00323D51"/>
    <w:rsid w:val="00324823"/>
    <w:rsid w:val="0032503A"/>
    <w:rsid w:val="00325255"/>
    <w:rsid w:val="0032586B"/>
    <w:rsid w:val="00325D8C"/>
    <w:rsid w:val="00325DD8"/>
    <w:rsid w:val="00327D29"/>
    <w:rsid w:val="0033071E"/>
    <w:rsid w:val="00331C5D"/>
    <w:rsid w:val="00332455"/>
    <w:rsid w:val="00332C65"/>
    <w:rsid w:val="003345EE"/>
    <w:rsid w:val="003348B5"/>
    <w:rsid w:val="003349FB"/>
    <w:rsid w:val="00335371"/>
    <w:rsid w:val="00335688"/>
    <w:rsid w:val="003356D5"/>
    <w:rsid w:val="00335766"/>
    <w:rsid w:val="00335F59"/>
    <w:rsid w:val="0033653C"/>
    <w:rsid w:val="003367E4"/>
    <w:rsid w:val="00337117"/>
    <w:rsid w:val="003371B4"/>
    <w:rsid w:val="003374FE"/>
    <w:rsid w:val="00337722"/>
    <w:rsid w:val="0033784D"/>
    <w:rsid w:val="003402B7"/>
    <w:rsid w:val="00340938"/>
    <w:rsid w:val="00340C4C"/>
    <w:rsid w:val="003411CD"/>
    <w:rsid w:val="00341CCB"/>
    <w:rsid w:val="003426E5"/>
    <w:rsid w:val="00342E26"/>
    <w:rsid w:val="0034396F"/>
    <w:rsid w:val="00344129"/>
    <w:rsid w:val="0034437C"/>
    <w:rsid w:val="00345080"/>
    <w:rsid w:val="0034530F"/>
    <w:rsid w:val="003460E5"/>
    <w:rsid w:val="0034638D"/>
    <w:rsid w:val="00346834"/>
    <w:rsid w:val="003477F6"/>
    <w:rsid w:val="00347961"/>
    <w:rsid w:val="003479F8"/>
    <w:rsid w:val="00347DAF"/>
    <w:rsid w:val="00347F82"/>
    <w:rsid w:val="0035025F"/>
    <w:rsid w:val="00352938"/>
    <w:rsid w:val="00352AFB"/>
    <w:rsid w:val="00352D19"/>
    <w:rsid w:val="00354D98"/>
    <w:rsid w:val="0035528A"/>
    <w:rsid w:val="00355EB2"/>
    <w:rsid w:val="00355F21"/>
    <w:rsid w:val="003564CE"/>
    <w:rsid w:val="00357039"/>
    <w:rsid w:val="0035743C"/>
    <w:rsid w:val="00357A86"/>
    <w:rsid w:val="00360007"/>
    <w:rsid w:val="00360BB8"/>
    <w:rsid w:val="00360C5B"/>
    <w:rsid w:val="00360E65"/>
    <w:rsid w:val="0036253A"/>
    <w:rsid w:val="003630B0"/>
    <w:rsid w:val="0036354E"/>
    <w:rsid w:val="00364023"/>
    <w:rsid w:val="00364037"/>
    <w:rsid w:val="0036455A"/>
    <w:rsid w:val="003649F7"/>
    <w:rsid w:val="0036519B"/>
    <w:rsid w:val="003653D3"/>
    <w:rsid w:val="00366131"/>
    <w:rsid w:val="003668F6"/>
    <w:rsid w:val="00366DC3"/>
    <w:rsid w:val="00370050"/>
    <w:rsid w:val="00370844"/>
    <w:rsid w:val="003709AA"/>
    <w:rsid w:val="00372403"/>
    <w:rsid w:val="00373838"/>
    <w:rsid w:val="00375811"/>
    <w:rsid w:val="00375CD0"/>
    <w:rsid w:val="003763E4"/>
    <w:rsid w:val="003769ED"/>
    <w:rsid w:val="00376E77"/>
    <w:rsid w:val="00377046"/>
    <w:rsid w:val="00377328"/>
    <w:rsid w:val="003773F9"/>
    <w:rsid w:val="00377BE5"/>
    <w:rsid w:val="00377CDB"/>
    <w:rsid w:val="00380030"/>
    <w:rsid w:val="00380649"/>
    <w:rsid w:val="00380679"/>
    <w:rsid w:val="00380DFD"/>
    <w:rsid w:val="00381499"/>
    <w:rsid w:val="003815E3"/>
    <w:rsid w:val="00381BFF"/>
    <w:rsid w:val="00382574"/>
    <w:rsid w:val="00382E03"/>
    <w:rsid w:val="00383421"/>
    <w:rsid w:val="003835CE"/>
    <w:rsid w:val="0038472F"/>
    <w:rsid w:val="00384BEB"/>
    <w:rsid w:val="00385C90"/>
    <w:rsid w:val="00386218"/>
    <w:rsid w:val="003869B7"/>
    <w:rsid w:val="0038744F"/>
    <w:rsid w:val="00387708"/>
    <w:rsid w:val="00387CF7"/>
    <w:rsid w:val="00387D68"/>
    <w:rsid w:val="00387ECE"/>
    <w:rsid w:val="003900E7"/>
    <w:rsid w:val="00390E95"/>
    <w:rsid w:val="00391FB9"/>
    <w:rsid w:val="0039223D"/>
    <w:rsid w:val="00392979"/>
    <w:rsid w:val="00392AF7"/>
    <w:rsid w:val="00393055"/>
    <w:rsid w:val="003931B1"/>
    <w:rsid w:val="00394376"/>
    <w:rsid w:val="003945E3"/>
    <w:rsid w:val="00395B79"/>
    <w:rsid w:val="00395C0F"/>
    <w:rsid w:val="00395D9C"/>
    <w:rsid w:val="00396DF7"/>
    <w:rsid w:val="00397415"/>
    <w:rsid w:val="00397F8B"/>
    <w:rsid w:val="003A19C5"/>
    <w:rsid w:val="003A2457"/>
    <w:rsid w:val="003A27E2"/>
    <w:rsid w:val="003A3CE5"/>
    <w:rsid w:val="003A4160"/>
    <w:rsid w:val="003A47A4"/>
    <w:rsid w:val="003A496D"/>
    <w:rsid w:val="003A4DBC"/>
    <w:rsid w:val="003A56AA"/>
    <w:rsid w:val="003A713F"/>
    <w:rsid w:val="003A7C29"/>
    <w:rsid w:val="003A7DF5"/>
    <w:rsid w:val="003B1031"/>
    <w:rsid w:val="003B258A"/>
    <w:rsid w:val="003B2BFC"/>
    <w:rsid w:val="003B32F0"/>
    <w:rsid w:val="003B422A"/>
    <w:rsid w:val="003B4522"/>
    <w:rsid w:val="003B45FF"/>
    <w:rsid w:val="003B630B"/>
    <w:rsid w:val="003B69EF"/>
    <w:rsid w:val="003B7199"/>
    <w:rsid w:val="003C1BBD"/>
    <w:rsid w:val="003C31C3"/>
    <w:rsid w:val="003C3AFF"/>
    <w:rsid w:val="003C4816"/>
    <w:rsid w:val="003C4A57"/>
    <w:rsid w:val="003C4CB7"/>
    <w:rsid w:val="003C50D4"/>
    <w:rsid w:val="003C5265"/>
    <w:rsid w:val="003C578C"/>
    <w:rsid w:val="003C6690"/>
    <w:rsid w:val="003C6AAF"/>
    <w:rsid w:val="003C6CBC"/>
    <w:rsid w:val="003C70EE"/>
    <w:rsid w:val="003C7127"/>
    <w:rsid w:val="003C73BE"/>
    <w:rsid w:val="003C79F8"/>
    <w:rsid w:val="003C7AD0"/>
    <w:rsid w:val="003D0045"/>
    <w:rsid w:val="003D0220"/>
    <w:rsid w:val="003D06DB"/>
    <w:rsid w:val="003D0822"/>
    <w:rsid w:val="003D1B89"/>
    <w:rsid w:val="003D24BE"/>
    <w:rsid w:val="003D2AE9"/>
    <w:rsid w:val="003D5749"/>
    <w:rsid w:val="003D5B3C"/>
    <w:rsid w:val="003D64F7"/>
    <w:rsid w:val="003D7F3E"/>
    <w:rsid w:val="003E0A68"/>
    <w:rsid w:val="003E0E48"/>
    <w:rsid w:val="003E1083"/>
    <w:rsid w:val="003E1B4F"/>
    <w:rsid w:val="003E200F"/>
    <w:rsid w:val="003E4E86"/>
    <w:rsid w:val="003E7703"/>
    <w:rsid w:val="003F0AF7"/>
    <w:rsid w:val="003F0B00"/>
    <w:rsid w:val="003F0C47"/>
    <w:rsid w:val="003F1026"/>
    <w:rsid w:val="003F1E74"/>
    <w:rsid w:val="003F2BC4"/>
    <w:rsid w:val="003F2DCB"/>
    <w:rsid w:val="003F3033"/>
    <w:rsid w:val="003F35A1"/>
    <w:rsid w:val="003F3EC9"/>
    <w:rsid w:val="003F40A8"/>
    <w:rsid w:val="003F528E"/>
    <w:rsid w:val="003F57E6"/>
    <w:rsid w:val="003F5A17"/>
    <w:rsid w:val="003F5A4C"/>
    <w:rsid w:val="003F61C4"/>
    <w:rsid w:val="003F6487"/>
    <w:rsid w:val="003F6B94"/>
    <w:rsid w:val="003F7A29"/>
    <w:rsid w:val="0040053E"/>
    <w:rsid w:val="00400948"/>
    <w:rsid w:val="00401581"/>
    <w:rsid w:val="0040183C"/>
    <w:rsid w:val="00401AA0"/>
    <w:rsid w:val="004020B1"/>
    <w:rsid w:val="004031B8"/>
    <w:rsid w:val="004035C3"/>
    <w:rsid w:val="00403A9E"/>
    <w:rsid w:val="00403D96"/>
    <w:rsid w:val="004044EC"/>
    <w:rsid w:val="00404B9B"/>
    <w:rsid w:val="00405CA5"/>
    <w:rsid w:val="00405DD1"/>
    <w:rsid w:val="00406317"/>
    <w:rsid w:val="00407D0E"/>
    <w:rsid w:val="00407E27"/>
    <w:rsid w:val="0041154B"/>
    <w:rsid w:val="00411700"/>
    <w:rsid w:val="00411B55"/>
    <w:rsid w:val="00411DD3"/>
    <w:rsid w:val="004120A4"/>
    <w:rsid w:val="004122AB"/>
    <w:rsid w:val="004129E2"/>
    <w:rsid w:val="0041401A"/>
    <w:rsid w:val="00414803"/>
    <w:rsid w:val="004150E7"/>
    <w:rsid w:val="00415249"/>
    <w:rsid w:val="00415A3D"/>
    <w:rsid w:val="004161DA"/>
    <w:rsid w:val="004176BB"/>
    <w:rsid w:val="00417A16"/>
    <w:rsid w:val="00421643"/>
    <w:rsid w:val="00423174"/>
    <w:rsid w:val="00423971"/>
    <w:rsid w:val="00423A6E"/>
    <w:rsid w:val="00423FD3"/>
    <w:rsid w:val="00424FE1"/>
    <w:rsid w:val="00425A7D"/>
    <w:rsid w:val="00427E6D"/>
    <w:rsid w:val="004301AB"/>
    <w:rsid w:val="00431C71"/>
    <w:rsid w:val="004325EB"/>
    <w:rsid w:val="004327A0"/>
    <w:rsid w:val="00432B54"/>
    <w:rsid w:val="0043301A"/>
    <w:rsid w:val="00433321"/>
    <w:rsid w:val="00433517"/>
    <w:rsid w:val="00433C21"/>
    <w:rsid w:val="00433DC1"/>
    <w:rsid w:val="00433F69"/>
    <w:rsid w:val="004348F8"/>
    <w:rsid w:val="004351F2"/>
    <w:rsid w:val="0043555F"/>
    <w:rsid w:val="00436526"/>
    <w:rsid w:val="004365E4"/>
    <w:rsid w:val="00436A07"/>
    <w:rsid w:val="0043738C"/>
    <w:rsid w:val="00437A37"/>
    <w:rsid w:val="00437F93"/>
    <w:rsid w:val="004403D0"/>
    <w:rsid w:val="00440413"/>
    <w:rsid w:val="0044081C"/>
    <w:rsid w:val="00440FC9"/>
    <w:rsid w:val="0044187C"/>
    <w:rsid w:val="00441888"/>
    <w:rsid w:val="004425BC"/>
    <w:rsid w:val="0044291D"/>
    <w:rsid w:val="00442B6E"/>
    <w:rsid w:val="0044392A"/>
    <w:rsid w:val="0044499D"/>
    <w:rsid w:val="00444B5B"/>
    <w:rsid w:val="00446863"/>
    <w:rsid w:val="0044753C"/>
    <w:rsid w:val="00447F40"/>
    <w:rsid w:val="00450540"/>
    <w:rsid w:val="004510BF"/>
    <w:rsid w:val="00451716"/>
    <w:rsid w:val="00452273"/>
    <w:rsid w:val="00452B68"/>
    <w:rsid w:val="00453119"/>
    <w:rsid w:val="004535E3"/>
    <w:rsid w:val="00453AB9"/>
    <w:rsid w:val="00457F66"/>
    <w:rsid w:val="00461EA4"/>
    <w:rsid w:val="004623A5"/>
    <w:rsid w:val="00462BC1"/>
    <w:rsid w:val="004635F3"/>
    <w:rsid w:val="004638F0"/>
    <w:rsid w:val="004639DE"/>
    <w:rsid w:val="00463F5F"/>
    <w:rsid w:val="00464905"/>
    <w:rsid w:val="0046524F"/>
    <w:rsid w:val="00465CF9"/>
    <w:rsid w:val="00466E04"/>
    <w:rsid w:val="004673B4"/>
    <w:rsid w:val="00467D50"/>
    <w:rsid w:val="00470CBB"/>
    <w:rsid w:val="00473C17"/>
    <w:rsid w:val="004741D3"/>
    <w:rsid w:val="004746BD"/>
    <w:rsid w:val="00474FEB"/>
    <w:rsid w:val="0047608A"/>
    <w:rsid w:val="00476C53"/>
    <w:rsid w:val="00476EE4"/>
    <w:rsid w:val="00477395"/>
    <w:rsid w:val="00481513"/>
    <w:rsid w:val="0048215D"/>
    <w:rsid w:val="004830F0"/>
    <w:rsid w:val="00484699"/>
    <w:rsid w:val="00484879"/>
    <w:rsid w:val="00487102"/>
    <w:rsid w:val="00487609"/>
    <w:rsid w:val="00487662"/>
    <w:rsid w:val="00487787"/>
    <w:rsid w:val="00487A47"/>
    <w:rsid w:val="00487D0F"/>
    <w:rsid w:val="00490262"/>
    <w:rsid w:val="0049097A"/>
    <w:rsid w:val="00490C4A"/>
    <w:rsid w:val="00490DB6"/>
    <w:rsid w:val="0049168A"/>
    <w:rsid w:val="00491F24"/>
    <w:rsid w:val="00492999"/>
    <w:rsid w:val="00492BFE"/>
    <w:rsid w:val="00492CBE"/>
    <w:rsid w:val="0049355A"/>
    <w:rsid w:val="00493F82"/>
    <w:rsid w:val="00495A23"/>
    <w:rsid w:val="004979FD"/>
    <w:rsid w:val="004A1845"/>
    <w:rsid w:val="004A2426"/>
    <w:rsid w:val="004A296C"/>
    <w:rsid w:val="004A2DE5"/>
    <w:rsid w:val="004A2E9E"/>
    <w:rsid w:val="004A327A"/>
    <w:rsid w:val="004A3512"/>
    <w:rsid w:val="004A379F"/>
    <w:rsid w:val="004A3CA3"/>
    <w:rsid w:val="004A3CAA"/>
    <w:rsid w:val="004A4FF1"/>
    <w:rsid w:val="004A6146"/>
    <w:rsid w:val="004A61B0"/>
    <w:rsid w:val="004A6F22"/>
    <w:rsid w:val="004A7775"/>
    <w:rsid w:val="004B055B"/>
    <w:rsid w:val="004B081F"/>
    <w:rsid w:val="004B0C50"/>
    <w:rsid w:val="004B25B2"/>
    <w:rsid w:val="004B312C"/>
    <w:rsid w:val="004B3B40"/>
    <w:rsid w:val="004B4875"/>
    <w:rsid w:val="004B5EE7"/>
    <w:rsid w:val="004B7232"/>
    <w:rsid w:val="004B7AE1"/>
    <w:rsid w:val="004C1302"/>
    <w:rsid w:val="004C1E86"/>
    <w:rsid w:val="004C32E4"/>
    <w:rsid w:val="004C3880"/>
    <w:rsid w:val="004C51D8"/>
    <w:rsid w:val="004C5577"/>
    <w:rsid w:val="004C5B3D"/>
    <w:rsid w:val="004C7273"/>
    <w:rsid w:val="004C7490"/>
    <w:rsid w:val="004C7FCE"/>
    <w:rsid w:val="004D0B1E"/>
    <w:rsid w:val="004D0D96"/>
    <w:rsid w:val="004D1638"/>
    <w:rsid w:val="004D1837"/>
    <w:rsid w:val="004D24B3"/>
    <w:rsid w:val="004D2562"/>
    <w:rsid w:val="004D2E01"/>
    <w:rsid w:val="004D30A4"/>
    <w:rsid w:val="004D3770"/>
    <w:rsid w:val="004D45E6"/>
    <w:rsid w:val="004D5649"/>
    <w:rsid w:val="004D60B2"/>
    <w:rsid w:val="004D6A18"/>
    <w:rsid w:val="004D6BDF"/>
    <w:rsid w:val="004D6CFC"/>
    <w:rsid w:val="004D73D9"/>
    <w:rsid w:val="004D7AF6"/>
    <w:rsid w:val="004E0178"/>
    <w:rsid w:val="004E06D2"/>
    <w:rsid w:val="004E08D2"/>
    <w:rsid w:val="004E1781"/>
    <w:rsid w:val="004E1ABF"/>
    <w:rsid w:val="004E1E74"/>
    <w:rsid w:val="004E242A"/>
    <w:rsid w:val="004E2647"/>
    <w:rsid w:val="004E2BA0"/>
    <w:rsid w:val="004E4DCC"/>
    <w:rsid w:val="004E52FA"/>
    <w:rsid w:val="004E5CCD"/>
    <w:rsid w:val="004E6334"/>
    <w:rsid w:val="004E7162"/>
    <w:rsid w:val="004E7710"/>
    <w:rsid w:val="004E779D"/>
    <w:rsid w:val="004F0574"/>
    <w:rsid w:val="004F1806"/>
    <w:rsid w:val="004F21FE"/>
    <w:rsid w:val="004F2FCE"/>
    <w:rsid w:val="004F3297"/>
    <w:rsid w:val="004F3E35"/>
    <w:rsid w:val="004F4393"/>
    <w:rsid w:val="004F47A0"/>
    <w:rsid w:val="004F492E"/>
    <w:rsid w:val="004F55C7"/>
    <w:rsid w:val="004F68B6"/>
    <w:rsid w:val="004F78CC"/>
    <w:rsid w:val="00500312"/>
    <w:rsid w:val="00500AC3"/>
    <w:rsid w:val="00500E2F"/>
    <w:rsid w:val="00501A83"/>
    <w:rsid w:val="0050227B"/>
    <w:rsid w:val="00502B69"/>
    <w:rsid w:val="00503971"/>
    <w:rsid w:val="00504922"/>
    <w:rsid w:val="00505725"/>
    <w:rsid w:val="00505F59"/>
    <w:rsid w:val="00506D8E"/>
    <w:rsid w:val="0050767C"/>
    <w:rsid w:val="00507C69"/>
    <w:rsid w:val="00507CDD"/>
    <w:rsid w:val="005107DA"/>
    <w:rsid w:val="005109BC"/>
    <w:rsid w:val="005117D9"/>
    <w:rsid w:val="00513570"/>
    <w:rsid w:val="00514CF6"/>
    <w:rsid w:val="005156D8"/>
    <w:rsid w:val="00515AFB"/>
    <w:rsid w:val="005167F5"/>
    <w:rsid w:val="00516CDC"/>
    <w:rsid w:val="00516E9E"/>
    <w:rsid w:val="00517B9A"/>
    <w:rsid w:val="00517D69"/>
    <w:rsid w:val="005204A9"/>
    <w:rsid w:val="005205BB"/>
    <w:rsid w:val="00520CCA"/>
    <w:rsid w:val="00520E49"/>
    <w:rsid w:val="005219D6"/>
    <w:rsid w:val="00521BD3"/>
    <w:rsid w:val="0052225B"/>
    <w:rsid w:val="00522C14"/>
    <w:rsid w:val="00524565"/>
    <w:rsid w:val="00525A09"/>
    <w:rsid w:val="00526208"/>
    <w:rsid w:val="00526312"/>
    <w:rsid w:val="00526679"/>
    <w:rsid w:val="00526774"/>
    <w:rsid w:val="0052721F"/>
    <w:rsid w:val="00527A7F"/>
    <w:rsid w:val="005300F1"/>
    <w:rsid w:val="00530C5F"/>
    <w:rsid w:val="005314BF"/>
    <w:rsid w:val="00531656"/>
    <w:rsid w:val="00531A4E"/>
    <w:rsid w:val="005331FB"/>
    <w:rsid w:val="00534913"/>
    <w:rsid w:val="0053554D"/>
    <w:rsid w:val="005357B6"/>
    <w:rsid w:val="00536EC0"/>
    <w:rsid w:val="00537047"/>
    <w:rsid w:val="0053726B"/>
    <w:rsid w:val="0053776F"/>
    <w:rsid w:val="00540CBB"/>
    <w:rsid w:val="005416A3"/>
    <w:rsid w:val="005419FC"/>
    <w:rsid w:val="00541B45"/>
    <w:rsid w:val="00541BC3"/>
    <w:rsid w:val="00542D2C"/>
    <w:rsid w:val="00543045"/>
    <w:rsid w:val="00545C00"/>
    <w:rsid w:val="00545DAF"/>
    <w:rsid w:val="00547D55"/>
    <w:rsid w:val="005509A3"/>
    <w:rsid w:val="00550EA6"/>
    <w:rsid w:val="0055106F"/>
    <w:rsid w:val="005513B9"/>
    <w:rsid w:val="0055309B"/>
    <w:rsid w:val="00553581"/>
    <w:rsid w:val="005537E3"/>
    <w:rsid w:val="00553AC5"/>
    <w:rsid w:val="00553C4B"/>
    <w:rsid w:val="00554951"/>
    <w:rsid w:val="00554E29"/>
    <w:rsid w:val="00555875"/>
    <w:rsid w:val="00556221"/>
    <w:rsid w:val="00557575"/>
    <w:rsid w:val="00557659"/>
    <w:rsid w:val="005605B4"/>
    <w:rsid w:val="00561B54"/>
    <w:rsid w:val="005623E3"/>
    <w:rsid w:val="00562C46"/>
    <w:rsid w:val="00562E92"/>
    <w:rsid w:val="00563279"/>
    <w:rsid w:val="00563B71"/>
    <w:rsid w:val="00563B83"/>
    <w:rsid w:val="00563CB8"/>
    <w:rsid w:val="005655E7"/>
    <w:rsid w:val="00565C55"/>
    <w:rsid w:val="005662E2"/>
    <w:rsid w:val="005702CC"/>
    <w:rsid w:val="00570525"/>
    <w:rsid w:val="00570AE5"/>
    <w:rsid w:val="00570CC2"/>
    <w:rsid w:val="0057155B"/>
    <w:rsid w:val="00571BA1"/>
    <w:rsid w:val="00571DE6"/>
    <w:rsid w:val="005741B4"/>
    <w:rsid w:val="00574A0E"/>
    <w:rsid w:val="00574A74"/>
    <w:rsid w:val="00575273"/>
    <w:rsid w:val="00575583"/>
    <w:rsid w:val="00575FDF"/>
    <w:rsid w:val="00576289"/>
    <w:rsid w:val="00576886"/>
    <w:rsid w:val="00577B4F"/>
    <w:rsid w:val="0058155C"/>
    <w:rsid w:val="00581C34"/>
    <w:rsid w:val="005821E7"/>
    <w:rsid w:val="0058226F"/>
    <w:rsid w:val="00582767"/>
    <w:rsid w:val="005827AB"/>
    <w:rsid w:val="00582F19"/>
    <w:rsid w:val="0058357D"/>
    <w:rsid w:val="005841A9"/>
    <w:rsid w:val="00584888"/>
    <w:rsid w:val="00584916"/>
    <w:rsid w:val="00585466"/>
    <w:rsid w:val="0058579E"/>
    <w:rsid w:val="00585B09"/>
    <w:rsid w:val="00586926"/>
    <w:rsid w:val="00586B7E"/>
    <w:rsid w:val="00587C76"/>
    <w:rsid w:val="00587FC2"/>
    <w:rsid w:val="00591AF6"/>
    <w:rsid w:val="0059219A"/>
    <w:rsid w:val="005924FC"/>
    <w:rsid w:val="005928DE"/>
    <w:rsid w:val="00593B65"/>
    <w:rsid w:val="00593F26"/>
    <w:rsid w:val="00594A57"/>
    <w:rsid w:val="00594C85"/>
    <w:rsid w:val="005954C1"/>
    <w:rsid w:val="00595A18"/>
    <w:rsid w:val="00595B58"/>
    <w:rsid w:val="00596642"/>
    <w:rsid w:val="0059734B"/>
    <w:rsid w:val="00597734"/>
    <w:rsid w:val="005A073E"/>
    <w:rsid w:val="005A0C29"/>
    <w:rsid w:val="005A10E1"/>
    <w:rsid w:val="005A1C9C"/>
    <w:rsid w:val="005A1FBF"/>
    <w:rsid w:val="005A2E41"/>
    <w:rsid w:val="005A3047"/>
    <w:rsid w:val="005A3A38"/>
    <w:rsid w:val="005A3F67"/>
    <w:rsid w:val="005A3FF8"/>
    <w:rsid w:val="005A4CCE"/>
    <w:rsid w:val="005A5C0E"/>
    <w:rsid w:val="005B0523"/>
    <w:rsid w:val="005B19F4"/>
    <w:rsid w:val="005B1C54"/>
    <w:rsid w:val="005B2227"/>
    <w:rsid w:val="005B35AF"/>
    <w:rsid w:val="005B3D79"/>
    <w:rsid w:val="005B4AB3"/>
    <w:rsid w:val="005B4C68"/>
    <w:rsid w:val="005B5A06"/>
    <w:rsid w:val="005B61BB"/>
    <w:rsid w:val="005B6EBD"/>
    <w:rsid w:val="005B70A3"/>
    <w:rsid w:val="005B738C"/>
    <w:rsid w:val="005B7C08"/>
    <w:rsid w:val="005B7C0C"/>
    <w:rsid w:val="005C0605"/>
    <w:rsid w:val="005C0E77"/>
    <w:rsid w:val="005C102C"/>
    <w:rsid w:val="005C19E8"/>
    <w:rsid w:val="005C1B51"/>
    <w:rsid w:val="005C1FA6"/>
    <w:rsid w:val="005C25B2"/>
    <w:rsid w:val="005C28D3"/>
    <w:rsid w:val="005C3278"/>
    <w:rsid w:val="005C3A23"/>
    <w:rsid w:val="005C4358"/>
    <w:rsid w:val="005C6162"/>
    <w:rsid w:val="005C6C5E"/>
    <w:rsid w:val="005D0909"/>
    <w:rsid w:val="005D16FD"/>
    <w:rsid w:val="005D1B25"/>
    <w:rsid w:val="005D1C20"/>
    <w:rsid w:val="005D1CBA"/>
    <w:rsid w:val="005D2297"/>
    <w:rsid w:val="005D2728"/>
    <w:rsid w:val="005D3345"/>
    <w:rsid w:val="005D4661"/>
    <w:rsid w:val="005D654C"/>
    <w:rsid w:val="005D6CF2"/>
    <w:rsid w:val="005D72A4"/>
    <w:rsid w:val="005D72D1"/>
    <w:rsid w:val="005D7367"/>
    <w:rsid w:val="005D7B70"/>
    <w:rsid w:val="005E266F"/>
    <w:rsid w:val="005E26BF"/>
    <w:rsid w:val="005E2755"/>
    <w:rsid w:val="005E2C22"/>
    <w:rsid w:val="005E33A2"/>
    <w:rsid w:val="005E36A3"/>
    <w:rsid w:val="005E37DD"/>
    <w:rsid w:val="005E3A2D"/>
    <w:rsid w:val="005E3B3E"/>
    <w:rsid w:val="005E43C8"/>
    <w:rsid w:val="005E44F3"/>
    <w:rsid w:val="005E4609"/>
    <w:rsid w:val="005E6092"/>
    <w:rsid w:val="005E64C3"/>
    <w:rsid w:val="005E654B"/>
    <w:rsid w:val="005E6797"/>
    <w:rsid w:val="005E74EA"/>
    <w:rsid w:val="005E784B"/>
    <w:rsid w:val="005F0A2B"/>
    <w:rsid w:val="005F0FE3"/>
    <w:rsid w:val="005F1F70"/>
    <w:rsid w:val="005F3641"/>
    <w:rsid w:val="005F382D"/>
    <w:rsid w:val="005F390D"/>
    <w:rsid w:val="005F45A3"/>
    <w:rsid w:val="005F473F"/>
    <w:rsid w:val="005F49F6"/>
    <w:rsid w:val="005F4C00"/>
    <w:rsid w:val="005F5387"/>
    <w:rsid w:val="005F5394"/>
    <w:rsid w:val="005F715C"/>
    <w:rsid w:val="005F7561"/>
    <w:rsid w:val="006004DD"/>
    <w:rsid w:val="00600B30"/>
    <w:rsid w:val="00600EE3"/>
    <w:rsid w:val="00600FEA"/>
    <w:rsid w:val="006014E6"/>
    <w:rsid w:val="00603A8B"/>
    <w:rsid w:val="00604529"/>
    <w:rsid w:val="006047B1"/>
    <w:rsid w:val="00604A22"/>
    <w:rsid w:val="00604B0A"/>
    <w:rsid w:val="0060503D"/>
    <w:rsid w:val="006052D5"/>
    <w:rsid w:val="00605AA3"/>
    <w:rsid w:val="00605C1F"/>
    <w:rsid w:val="00606A0E"/>
    <w:rsid w:val="00606A7C"/>
    <w:rsid w:val="00607086"/>
    <w:rsid w:val="00607371"/>
    <w:rsid w:val="006077EE"/>
    <w:rsid w:val="006079E6"/>
    <w:rsid w:val="00607F5F"/>
    <w:rsid w:val="00607FEC"/>
    <w:rsid w:val="00610ECE"/>
    <w:rsid w:val="006112B4"/>
    <w:rsid w:val="006118BB"/>
    <w:rsid w:val="00611A1F"/>
    <w:rsid w:val="00611CD3"/>
    <w:rsid w:val="00612593"/>
    <w:rsid w:val="00613633"/>
    <w:rsid w:val="00615B86"/>
    <w:rsid w:val="00616225"/>
    <w:rsid w:val="00616522"/>
    <w:rsid w:val="006168FD"/>
    <w:rsid w:val="0061740C"/>
    <w:rsid w:val="00617968"/>
    <w:rsid w:val="00617BDA"/>
    <w:rsid w:val="00617EB6"/>
    <w:rsid w:val="00620098"/>
    <w:rsid w:val="00620605"/>
    <w:rsid w:val="006207DF"/>
    <w:rsid w:val="00620A8A"/>
    <w:rsid w:val="00620EDC"/>
    <w:rsid w:val="00621471"/>
    <w:rsid w:val="00621629"/>
    <w:rsid w:val="0062162A"/>
    <w:rsid w:val="006219D9"/>
    <w:rsid w:val="006224F2"/>
    <w:rsid w:val="00622DEE"/>
    <w:rsid w:val="006237AA"/>
    <w:rsid w:val="00623F60"/>
    <w:rsid w:val="006265CC"/>
    <w:rsid w:val="00626FAF"/>
    <w:rsid w:val="00627277"/>
    <w:rsid w:val="006272E0"/>
    <w:rsid w:val="00627748"/>
    <w:rsid w:val="00627804"/>
    <w:rsid w:val="00627AEF"/>
    <w:rsid w:val="00630AE8"/>
    <w:rsid w:val="006312A8"/>
    <w:rsid w:val="00631C63"/>
    <w:rsid w:val="00631D29"/>
    <w:rsid w:val="00631FAB"/>
    <w:rsid w:val="00632D82"/>
    <w:rsid w:val="006331C3"/>
    <w:rsid w:val="00633C04"/>
    <w:rsid w:val="006341FE"/>
    <w:rsid w:val="00634E2B"/>
    <w:rsid w:val="006359FF"/>
    <w:rsid w:val="00636598"/>
    <w:rsid w:val="0063683A"/>
    <w:rsid w:val="00637079"/>
    <w:rsid w:val="00637266"/>
    <w:rsid w:val="00637395"/>
    <w:rsid w:val="00637414"/>
    <w:rsid w:val="00637601"/>
    <w:rsid w:val="00637B6E"/>
    <w:rsid w:val="006404F0"/>
    <w:rsid w:val="00640C1C"/>
    <w:rsid w:val="006433BE"/>
    <w:rsid w:val="00643472"/>
    <w:rsid w:val="006435E6"/>
    <w:rsid w:val="00643DDD"/>
    <w:rsid w:val="0064483C"/>
    <w:rsid w:val="00644A5E"/>
    <w:rsid w:val="0064592F"/>
    <w:rsid w:val="00645BFA"/>
    <w:rsid w:val="00645CE6"/>
    <w:rsid w:val="00646786"/>
    <w:rsid w:val="00646EBA"/>
    <w:rsid w:val="006475B0"/>
    <w:rsid w:val="00651032"/>
    <w:rsid w:val="006512FB"/>
    <w:rsid w:val="006513A5"/>
    <w:rsid w:val="006519C1"/>
    <w:rsid w:val="00651A4F"/>
    <w:rsid w:val="00651F4C"/>
    <w:rsid w:val="006524E4"/>
    <w:rsid w:val="006528F9"/>
    <w:rsid w:val="00652FE8"/>
    <w:rsid w:val="00653011"/>
    <w:rsid w:val="00653928"/>
    <w:rsid w:val="00654E8F"/>
    <w:rsid w:val="0065539D"/>
    <w:rsid w:val="00655688"/>
    <w:rsid w:val="006557D0"/>
    <w:rsid w:val="00655B55"/>
    <w:rsid w:val="00655BE2"/>
    <w:rsid w:val="00656B07"/>
    <w:rsid w:val="00656E07"/>
    <w:rsid w:val="0065797C"/>
    <w:rsid w:val="00657ECC"/>
    <w:rsid w:val="00660F76"/>
    <w:rsid w:val="00662081"/>
    <w:rsid w:val="00662183"/>
    <w:rsid w:val="006630C6"/>
    <w:rsid w:val="00663130"/>
    <w:rsid w:val="00663E12"/>
    <w:rsid w:val="0066425C"/>
    <w:rsid w:val="00664314"/>
    <w:rsid w:val="00664484"/>
    <w:rsid w:val="00664754"/>
    <w:rsid w:val="00664D71"/>
    <w:rsid w:val="00665B5E"/>
    <w:rsid w:val="00665E73"/>
    <w:rsid w:val="00666A8E"/>
    <w:rsid w:val="006676F4"/>
    <w:rsid w:val="0066786F"/>
    <w:rsid w:val="00667A18"/>
    <w:rsid w:val="00667FA9"/>
    <w:rsid w:val="0067062E"/>
    <w:rsid w:val="00670E96"/>
    <w:rsid w:val="006712F5"/>
    <w:rsid w:val="006726F7"/>
    <w:rsid w:val="006728DB"/>
    <w:rsid w:val="00672925"/>
    <w:rsid w:val="006729AD"/>
    <w:rsid w:val="00675356"/>
    <w:rsid w:val="00675C5F"/>
    <w:rsid w:val="00676A58"/>
    <w:rsid w:val="00676BFD"/>
    <w:rsid w:val="00676C26"/>
    <w:rsid w:val="00677089"/>
    <w:rsid w:val="006775A7"/>
    <w:rsid w:val="0067761A"/>
    <w:rsid w:val="006807FF"/>
    <w:rsid w:val="0068117E"/>
    <w:rsid w:val="00681712"/>
    <w:rsid w:val="006824CA"/>
    <w:rsid w:val="00682C54"/>
    <w:rsid w:val="006831F8"/>
    <w:rsid w:val="0068464C"/>
    <w:rsid w:val="00684CFF"/>
    <w:rsid w:val="006865AF"/>
    <w:rsid w:val="00687454"/>
    <w:rsid w:val="00687E14"/>
    <w:rsid w:val="00690341"/>
    <w:rsid w:val="00690B2E"/>
    <w:rsid w:val="006917EE"/>
    <w:rsid w:val="00691904"/>
    <w:rsid w:val="00691FFD"/>
    <w:rsid w:val="00692423"/>
    <w:rsid w:val="00692839"/>
    <w:rsid w:val="00692A53"/>
    <w:rsid w:val="00692FA1"/>
    <w:rsid w:val="00693584"/>
    <w:rsid w:val="00693A21"/>
    <w:rsid w:val="00693CE5"/>
    <w:rsid w:val="00693F69"/>
    <w:rsid w:val="00694FD5"/>
    <w:rsid w:val="006957A2"/>
    <w:rsid w:val="006968FC"/>
    <w:rsid w:val="00696E2C"/>
    <w:rsid w:val="006972C2"/>
    <w:rsid w:val="006A005D"/>
    <w:rsid w:val="006A008D"/>
    <w:rsid w:val="006A09FB"/>
    <w:rsid w:val="006A19A9"/>
    <w:rsid w:val="006A406F"/>
    <w:rsid w:val="006A4634"/>
    <w:rsid w:val="006A4FC2"/>
    <w:rsid w:val="006A5640"/>
    <w:rsid w:val="006A5B97"/>
    <w:rsid w:val="006A61C4"/>
    <w:rsid w:val="006A6C7A"/>
    <w:rsid w:val="006A7730"/>
    <w:rsid w:val="006A798F"/>
    <w:rsid w:val="006A7DAB"/>
    <w:rsid w:val="006B0CE7"/>
    <w:rsid w:val="006B119E"/>
    <w:rsid w:val="006B1381"/>
    <w:rsid w:val="006B1ADD"/>
    <w:rsid w:val="006B1D79"/>
    <w:rsid w:val="006B2734"/>
    <w:rsid w:val="006B2F14"/>
    <w:rsid w:val="006B31CA"/>
    <w:rsid w:val="006B40C3"/>
    <w:rsid w:val="006B41A1"/>
    <w:rsid w:val="006B463B"/>
    <w:rsid w:val="006B5244"/>
    <w:rsid w:val="006B5A9F"/>
    <w:rsid w:val="006B5D8D"/>
    <w:rsid w:val="006B6CB8"/>
    <w:rsid w:val="006B6FD0"/>
    <w:rsid w:val="006B7446"/>
    <w:rsid w:val="006B7451"/>
    <w:rsid w:val="006B7A09"/>
    <w:rsid w:val="006C0AC2"/>
    <w:rsid w:val="006C0D3F"/>
    <w:rsid w:val="006C110D"/>
    <w:rsid w:val="006C14A9"/>
    <w:rsid w:val="006C242A"/>
    <w:rsid w:val="006C40CA"/>
    <w:rsid w:val="006C4477"/>
    <w:rsid w:val="006C59C1"/>
    <w:rsid w:val="006C5DFF"/>
    <w:rsid w:val="006C632D"/>
    <w:rsid w:val="006C69F2"/>
    <w:rsid w:val="006C7657"/>
    <w:rsid w:val="006C783E"/>
    <w:rsid w:val="006D0482"/>
    <w:rsid w:val="006D14E8"/>
    <w:rsid w:val="006D15C9"/>
    <w:rsid w:val="006D173D"/>
    <w:rsid w:val="006D1ACA"/>
    <w:rsid w:val="006D1FF5"/>
    <w:rsid w:val="006D232E"/>
    <w:rsid w:val="006D2698"/>
    <w:rsid w:val="006D3142"/>
    <w:rsid w:val="006D3AC0"/>
    <w:rsid w:val="006D416B"/>
    <w:rsid w:val="006D46D7"/>
    <w:rsid w:val="006D4751"/>
    <w:rsid w:val="006D4896"/>
    <w:rsid w:val="006D70D5"/>
    <w:rsid w:val="006D7409"/>
    <w:rsid w:val="006D780A"/>
    <w:rsid w:val="006D7FB6"/>
    <w:rsid w:val="006E03BA"/>
    <w:rsid w:val="006E0560"/>
    <w:rsid w:val="006E1934"/>
    <w:rsid w:val="006E1C3A"/>
    <w:rsid w:val="006E236B"/>
    <w:rsid w:val="006E3036"/>
    <w:rsid w:val="006E37BD"/>
    <w:rsid w:val="006E3F5E"/>
    <w:rsid w:val="006E42A0"/>
    <w:rsid w:val="006E49D4"/>
    <w:rsid w:val="006E588A"/>
    <w:rsid w:val="006E5CA8"/>
    <w:rsid w:val="006E6426"/>
    <w:rsid w:val="006E651F"/>
    <w:rsid w:val="006E755D"/>
    <w:rsid w:val="006E7874"/>
    <w:rsid w:val="006E7E41"/>
    <w:rsid w:val="006F000B"/>
    <w:rsid w:val="006F1133"/>
    <w:rsid w:val="006F2557"/>
    <w:rsid w:val="006F283E"/>
    <w:rsid w:val="006F2F61"/>
    <w:rsid w:val="006F357E"/>
    <w:rsid w:val="006F4A2B"/>
    <w:rsid w:val="006F5BAA"/>
    <w:rsid w:val="006F5CF2"/>
    <w:rsid w:val="006F60BB"/>
    <w:rsid w:val="006F7013"/>
    <w:rsid w:val="006F77FD"/>
    <w:rsid w:val="007002B2"/>
    <w:rsid w:val="00700F87"/>
    <w:rsid w:val="0070167C"/>
    <w:rsid w:val="007016AC"/>
    <w:rsid w:val="00701909"/>
    <w:rsid w:val="00701DEB"/>
    <w:rsid w:val="007031AF"/>
    <w:rsid w:val="007041D8"/>
    <w:rsid w:val="0070492E"/>
    <w:rsid w:val="0070494E"/>
    <w:rsid w:val="0070569F"/>
    <w:rsid w:val="00705F76"/>
    <w:rsid w:val="00707845"/>
    <w:rsid w:val="007079EF"/>
    <w:rsid w:val="00710429"/>
    <w:rsid w:val="007113F2"/>
    <w:rsid w:val="00711BAD"/>
    <w:rsid w:val="00712796"/>
    <w:rsid w:val="0071309E"/>
    <w:rsid w:val="00713D37"/>
    <w:rsid w:val="00714121"/>
    <w:rsid w:val="00714592"/>
    <w:rsid w:val="0071490A"/>
    <w:rsid w:val="00714ABA"/>
    <w:rsid w:val="007153CF"/>
    <w:rsid w:val="007156DC"/>
    <w:rsid w:val="00715B32"/>
    <w:rsid w:val="0071689C"/>
    <w:rsid w:val="0071772A"/>
    <w:rsid w:val="007201EA"/>
    <w:rsid w:val="007207FE"/>
    <w:rsid w:val="00721259"/>
    <w:rsid w:val="007217FC"/>
    <w:rsid w:val="00721814"/>
    <w:rsid w:val="0072231E"/>
    <w:rsid w:val="007223BB"/>
    <w:rsid w:val="00722482"/>
    <w:rsid w:val="0072296A"/>
    <w:rsid w:val="00722A43"/>
    <w:rsid w:val="00722CBA"/>
    <w:rsid w:val="007232FD"/>
    <w:rsid w:val="0072351F"/>
    <w:rsid w:val="00724086"/>
    <w:rsid w:val="00725440"/>
    <w:rsid w:val="007255B6"/>
    <w:rsid w:val="00725CC4"/>
    <w:rsid w:val="00726443"/>
    <w:rsid w:val="00730486"/>
    <w:rsid w:val="00731198"/>
    <w:rsid w:val="00731F90"/>
    <w:rsid w:val="007324C7"/>
    <w:rsid w:val="00733098"/>
    <w:rsid w:val="007333A6"/>
    <w:rsid w:val="00733DC6"/>
    <w:rsid w:val="00734DD9"/>
    <w:rsid w:val="00734F58"/>
    <w:rsid w:val="0073577F"/>
    <w:rsid w:val="0073582F"/>
    <w:rsid w:val="00735E8B"/>
    <w:rsid w:val="0073609C"/>
    <w:rsid w:val="00736326"/>
    <w:rsid w:val="007367AD"/>
    <w:rsid w:val="0074022B"/>
    <w:rsid w:val="0074026F"/>
    <w:rsid w:val="007404A3"/>
    <w:rsid w:val="00740DCF"/>
    <w:rsid w:val="00741D24"/>
    <w:rsid w:val="00742127"/>
    <w:rsid w:val="00742261"/>
    <w:rsid w:val="0074256B"/>
    <w:rsid w:val="00742999"/>
    <w:rsid w:val="00742D5F"/>
    <w:rsid w:val="007430D8"/>
    <w:rsid w:val="0074433E"/>
    <w:rsid w:val="007443D0"/>
    <w:rsid w:val="007444E4"/>
    <w:rsid w:val="00744917"/>
    <w:rsid w:val="0074530A"/>
    <w:rsid w:val="00745630"/>
    <w:rsid w:val="0074632F"/>
    <w:rsid w:val="00746788"/>
    <w:rsid w:val="00746941"/>
    <w:rsid w:val="007471DB"/>
    <w:rsid w:val="007478E9"/>
    <w:rsid w:val="00747C27"/>
    <w:rsid w:val="00747D58"/>
    <w:rsid w:val="00750098"/>
    <w:rsid w:val="00750159"/>
    <w:rsid w:val="007501F5"/>
    <w:rsid w:val="007509B3"/>
    <w:rsid w:val="00751054"/>
    <w:rsid w:val="00751084"/>
    <w:rsid w:val="00751883"/>
    <w:rsid w:val="00751A97"/>
    <w:rsid w:val="00751EF1"/>
    <w:rsid w:val="0075383C"/>
    <w:rsid w:val="00753E5D"/>
    <w:rsid w:val="00754150"/>
    <w:rsid w:val="007541F1"/>
    <w:rsid w:val="0075518F"/>
    <w:rsid w:val="0075535D"/>
    <w:rsid w:val="00755761"/>
    <w:rsid w:val="0075593E"/>
    <w:rsid w:val="00756090"/>
    <w:rsid w:val="00756570"/>
    <w:rsid w:val="00756EFE"/>
    <w:rsid w:val="00757744"/>
    <w:rsid w:val="0076056A"/>
    <w:rsid w:val="00760633"/>
    <w:rsid w:val="00761314"/>
    <w:rsid w:val="00761F13"/>
    <w:rsid w:val="007629F8"/>
    <w:rsid w:val="00764A54"/>
    <w:rsid w:val="007654F2"/>
    <w:rsid w:val="007659F9"/>
    <w:rsid w:val="00766B6E"/>
    <w:rsid w:val="00767C64"/>
    <w:rsid w:val="00767FDE"/>
    <w:rsid w:val="00770094"/>
    <w:rsid w:val="007700EC"/>
    <w:rsid w:val="00770821"/>
    <w:rsid w:val="007722A6"/>
    <w:rsid w:val="00772940"/>
    <w:rsid w:val="00772C60"/>
    <w:rsid w:val="007743F3"/>
    <w:rsid w:val="00774BF6"/>
    <w:rsid w:val="00775173"/>
    <w:rsid w:val="007757EB"/>
    <w:rsid w:val="00775856"/>
    <w:rsid w:val="00776456"/>
    <w:rsid w:val="007778D2"/>
    <w:rsid w:val="00777E7A"/>
    <w:rsid w:val="007811F4"/>
    <w:rsid w:val="0078143F"/>
    <w:rsid w:val="007816C6"/>
    <w:rsid w:val="00782A37"/>
    <w:rsid w:val="0078311A"/>
    <w:rsid w:val="007833BF"/>
    <w:rsid w:val="00783C78"/>
    <w:rsid w:val="00784C67"/>
    <w:rsid w:val="007851DF"/>
    <w:rsid w:val="00785AA8"/>
    <w:rsid w:val="00785F4A"/>
    <w:rsid w:val="007862D8"/>
    <w:rsid w:val="00786E12"/>
    <w:rsid w:val="007900FD"/>
    <w:rsid w:val="00791343"/>
    <w:rsid w:val="0079165E"/>
    <w:rsid w:val="00791A94"/>
    <w:rsid w:val="00791DB5"/>
    <w:rsid w:val="00793356"/>
    <w:rsid w:val="0079339F"/>
    <w:rsid w:val="00793D09"/>
    <w:rsid w:val="0079405E"/>
    <w:rsid w:val="00794250"/>
    <w:rsid w:val="007946F3"/>
    <w:rsid w:val="00794795"/>
    <w:rsid w:val="00794B07"/>
    <w:rsid w:val="00794FDB"/>
    <w:rsid w:val="00795186"/>
    <w:rsid w:val="00795637"/>
    <w:rsid w:val="0079644B"/>
    <w:rsid w:val="00796B1A"/>
    <w:rsid w:val="00797394"/>
    <w:rsid w:val="00797420"/>
    <w:rsid w:val="0079776B"/>
    <w:rsid w:val="00797969"/>
    <w:rsid w:val="007A0D4D"/>
    <w:rsid w:val="007A0D75"/>
    <w:rsid w:val="007A1770"/>
    <w:rsid w:val="007A1D9C"/>
    <w:rsid w:val="007A22D3"/>
    <w:rsid w:val="007A22D5"/>
    <w:rsid w:val="007A3D1C"/>
    <w:rsid w:val="007A453D"/>
    <w:rsid w:val="007A6241"/>
    <w:rsid w:val="007A624F"/>
    <w:rsid w:val="007A6C41"/>
    <w:rsid w:val="007A76EE"/>
    <w:rsid w:val="007A7EEC"/>
    <w:rsid w:val="007B0F42"/>
    <w:rsid w:val="007B1843"/>
    <w:rsid w:val="007B209B"/>
    <w:rsid w:val="007B21F2"/>
    <w:rsid w:val="007B2548"/>
    <w:rsid w:val="007B2804"/>
    <w:rsid w:val="007B318A"/>
    <w:rsid w:val="007B359A"/>
    <w:rsid w:val="007B37A2"/>
    <w:rsid w:val="007B383C"/>
    <w:rsid w:val="007B4270"/>
    <w:rsid w:val="007B4E70"/>
    <w:rsid w:val="007B53D0"/>
    <w:rsid w:val="007B7337"/>
    <w:rsid w:val="007B746B"/>
    <w:rsid w:val="007B76E5"/>
    <w:rsid w:val="007C0BE2"/>
    <w:rsid w:val="007C0EE7"/>
    <w:rsid w:val="007C1F38"/>
    <w:rsid w:val="007C24C6"/>
    <w:rsid w:val="007C2943"/>
    <w:rsid w:val="007C2BE6"/>
    <w:rsid w:val="007C3833"/>
    <w:rsid w:val="007C4452"/>
    <w:rsid w:val="007C4650"/>
    <w:rsid w:val="007C48CD"/>
    <w:rsid w:val="007C4DA9"/>
    <w:rsid w:val="007C5BD4"/>
    <w:rsid w:val="007C5D85"/>
    <w:rsid w:val="007C6096"/>
    <w:rsid w:val="007C6125"/>
    <w:rsid w:val="007C6261"/>
    <w:rsid w:val="007C6402"/>
    <w:rsid w:val="007C6407"/>
    <w:rsid w:val="007C6D4E"/>
    <w:rsid w:val="007C6E5B"/>
    <w:rsid w:val="007C71A1"/>
    <w:rsid w:val="007D0235"/>
    <w:rsid w:val="007D080E"/>
    <w:rsid w:val="007D19A7"/>
    <w:rsid w:val="007D1C80"/>
    <w:rsid w:val="007D1CD4"/>
    <w:rsid w:val="007D2787"/>
    <w:rsid w:val="007D28A3"/>
    <w:rsid w:val="007D2E45"/>
    <w:rsid w:val="007D33E1"/>
    <w:rsid w:val="007D39B8"/>
    <w:rsid w:val="007D42D9"/>
    <w:rsid w:val="007D4422"/>
    <w:rsid w:val="007D506D"/>
    <w:rsid w:val="007D516C"/>
    <w:rsid w:val="007D5671"/>
    <w:rsid w:val="007D57D4"/>
    <w:rsid w:val="007D63EC"/>
    <w:rsid w:val="007D6E6C"/>
    <w:rsid w:val="007E0721"/>
    <w:rsid w:val="007E0B9C"/>
    <w:rsid w:val="007E192B"/>
    <w:rsid w:val="007E2120"/>
    <w:rsid w:val="007E3910"/>
    <w:rsid w:val="007E3F67"/>
    <w:rsid w:val="007E4DB3"/>
    <w:rsid w:val="007E5B5C"/>
    <w:rsid w:val="007E6415"/>
    <w:rsid w:val="007E6523"/>
    <w:rsid w:val="007E6AD8"/>
    <w:rsid w:val="007E6E53"/>
    <w:rsid w:val="007E6F36"/>
    <w:rsid w:val="007E6F66"/>
    <w:rsid w:val="007E6F85"/>
    <w:rsid w:val="007E7014"/>
    <w:rsid w:val="007E75BB"/>
    <w:rsid w:val="007E75EB"/>
    <w:rsid w:val="007E7A30"/>
    <w:rsid w:val="007F057E"/>
    <w:rsid w:val="007F1754"/>
    <w:rsid w:val="007F1A1B"/>
    <w:rsid w:val="007F2212"/>
    <w:rsid w:val="007F2D98"/>
    <w:rsid w:val="007F2F6C"/>
    <w:rsid w:val="007F2FA2"/>
    <w:rsid w:val="007F32A6"/>
    <w:rsid w:val="007F46B0"/>
    <w:rsid w:val="007F4773"/>
    <w:rsid w:val="007F4C3B"/>
    <w:rsid w:val="007F5697"/>
    <w:rsid w:val="007F5AB8"/>
    <w:rsid w:val="007F660F"/>
    <w:rsid w:val="007F6B91"/>
    <w:rsid w:val="007F6E37"/>
    <w:rsid w:val="007F76A1"/>
    <w:rsid w:val="008010FD"/>
    <w:rsid w:val="00801ADE"/>
    <w:rsid w:val="00802A2D"/>
    <w:rsid w:val="00803310"/>
    <w:rsid w:val="00803B4A"/>
    <w:rsid w:val="008041C1"/>
    <w:rsid w:val="008056BF"/>
    <w:rsid w:val="00806380"/>
    <w:rsid w:val="008067CE"/>
    <w:rsid w:val="00807B8A"/>
    <w:rsid w:val="00811463"/>
    <w:rsid w:val="00812059"/>
    <w:rsid w:val="00813535"/>
    <w:rsid w:val="00813FC2"/>
    <w:rsid w:val="00814ABE"/>
    <w:rsid w:val="0081589B"/>
    <w:rsid w:val="00815FB6"/>
    <w:rsid w:val="0081779F"/>
    <w:rsid w:val="00817C97"/>
    <w:rsid w:val="00820B66"/>
    <w:rsid w:val="0082116C"/>
    <w:rsid w:val="0082203C"/>
    <w:rsid w:val="0082210C"/>
    <w:rsid w:val="0082214D"/>
    <w:rsid w:val="008228D4"/>
    <w:rsid w:val="00822D1A"/>
    <w:rsid w:val="0082317F"/>
    <w:rsid w:val="00823547"/>
    <w:rsid w:val="008243D3"/>
    <w:rsid w:val="00825415"/>
    <w:rsid w:val="008258AF"/>
    <w:rsid w:val="0082660A"/>
    <w:rsid w:val="00826B7A"/>
    <w:rsid w:val="00826F82"/>
    <w:rsid w:val="008300D7"/>
    <w:rsid w:val="008303F2"/>
    <w:rsid w:val="00830955"/>
    <w:rsid w:val="00830F00"/>
    <w:rsid w:val="008310CD"/>
    <w:rsid w:val="008314DB"/>
    <w:rsid w:val="0083166E"/>
    <w:rsid w:val="00832686"/>
    <w:rsid w:val="00833A78"/>
    <w:rsid w:val="00833E0C"/>
    <w:rsid w:val="00834291"/>
    <w:rsid w:val="00834BA4"/>
    <w:rsid w:val="0083640D"/>
    <w:rsid w:val="00836E76"/>
    <w:rsid w:val="00837F13"/>
    <w:rsid w:val="00840F69"/>
    <w:rsid w:val="00841603"/>
    <w:rsid w:val="00841821"/>
    <w:rsid w:val="008418B1"/>
    <w:rsid w:val="00842600"/>
    <w:rsid w:val="0084335B"/>
    <w:rsid w:val="00843FC0"/>
    <w:rsid w:val="00844225"/>
    <w:rsid w:val="00844389"/>
    <w:rsid w:val="00844398"/>
    <w:rsid w:val="008445EB"/>
    <w:rsid w:val="008447CA"/>
    <w:rsid w:val="008452DB"/>
    <w:rsid w:val="0084593B"/>
    <w:rsid w:val="00846BFE"/>
    <w:rsid w:val="00846C05"/>
    <w:rsid w:val="0084733E"/>
    <w:rsid w:val="00847E02"/>
    <w:rsid w:val="00850251"/>
    <w:rsid w:val="008503EE"/>
    <w:rsid w:val="008519CC"/>
    <w:rsid w:val="00851CAD"/>
    <w:rsid w:val="00852213"/>
    <w:rsid w:val="0085232A"/>
    <w:rsid w:val="0085266C"/>
    <w:rsid w:val="00852EDE"/>
    <w:rsid w:val="0085362F"/>
    <w:rsid w:val="00854098"/>
    <w:rsid w:val="00854585"/>
    <w:rsid w:val="00854D82"/>
    <w:rsid w:val="008554F4"/>
    <w:rsid w:val="00856566"/>
    <w:rsid w:val="008568CA"/>
    <w:rsid w:val="00856A0D"/>
    <w:rsid w:val="00856CB8"/>
    <w:rsid w:val="0085753B"/>
    <w:rsid w:val="0085767D"/>
    <w:rsid w:val="00857D79"/>
    <w:rsid w:val="0086135F"/>
    <w:rsid w:val="00861DE1"/>
    <w:rsid w:val="00862BDA"/>
    <w:rsid w:val="00862ECC"/>
    <w:rsid w:val="00864B18"/>
    <w:rsid w:val="008650AA"/>
    <w:rsid w:val="0086573A"/>
    <w:rsid w:val="008668B2"/>
    <w:rsid w:val="00866992"/>
    <w:rsid w:val="008674F7"/>
    <w:rsid w:val="008703A3"/>
    <w:rsid w:val="00870C54"/>
    <w:rsid w:val="00870D97"/>
    <w:rsid w:val="00870EC7"/>
    <w:rsid w:val="00870F93"/>
    <w:rsid w:val="00870F9D"/>
    <w:rsid w:val="008715D8"/>
    <w:rsid w:val="0087184D"/>
    <w:rsid w:val="00871D03"/>
    <w:rsid w:val="008720D0"/>
    <w:rsid w:val="008725E8"/>
    <w:rsid w:val="00873277"/>
    <w:rsid w:val="00873CF5"/>
    <w:rsid w:val="0087405D"/>
    <w:rsid w:val="008741A4"/>
    <w:rsid w:val="008743D8"/>
    <w:rsid w:val="00874F53"/>
    <w:rsid w:val="00875533"/>
    <w:rsid w:val="0087589A"/>
    <w:rsid w:val="00876D75"/>
    <w:rsid w:val="0087772B"/>
    <w:rsid w:val="0087789D"/>
    <w:rsid w:val="0088065F"/>
    <w:rsid w:val="008826D1"/>
    <w:rsid w:val="00883F70"/>
    <w:rsid w:val="00884654"/>
    <w:rsid w:val="00884E1A"/>
    <w:rsid w:val="00884ED0"/>
    <w:rsid w:val="00884F3C"/>
    <w:rsid w:val="008851BD"/>
    <w:rsid w:val="00885CCB"/>
    <w:rsid w:val="008861D6"/>
    <w:rsid w:val="008864A2"/>
    <w:rsid w:val="008875C4"/>
    <w:rsid w:val="00887B9F"/>
    <w:rsid w:val="00887E90"/>
    <w:rsid w:val="00887F85"/>
    <w:rsid w:val="0089003C"/>
    <w:rsid w:val="008900F3"/>
    <w:rsid w:val="00890E89"/>
    <w:rsid w:val="00891178"/>
    <w:rsid w:val="00891328"/>
    <w:rsid w:val="0089157B"/>
    <w:rsid w:val="00891B2B"/>
    <w:rsid w:val="00891D15"/>
    <w:rsid w:val="008926CE"/>
    <w:rsid w:val="008928EE"/>
    <w:rsid w:val="00893519"/>
    <w:rsid w:val="008938B4"/>
    <w:rsid w:val="008939BC"/>
    <w:rsid w:val="00893C04"/>
    <w:rsid w:val="00893C19"/>
    <w:rsid w:val="00893E84"/>
    <w:rsid w:val="0089455F"/>
    <w:rsid w:val="00894F59"/>
    <w:rsid w:val="00895C9E"/>
    <w:rsid w:val="00895D3D"/>
    <w:rsid w:val="00896279"/>
    <w:rsid w:val="0089642E"/>
    <w:rsid w:val="00896B12"/>
    <w:rsid w:val="00897793"/>
    <w:rsid w:val="008A15FC"/>
    <w:rsid w:val="008A2DFA"/>
    <w:rsid w:val="008A32EB"/>
    <w:rsid w:val="008A3878"/>
    <w:rsid w:val="008A3E2E"/>
    <w:rsid w:val="008A4C8A"/>
    <w:rsid w:val="008A52A9"/>
    <w:rsid w:val="008A57F2"/>
    <w:rsid w:val="008A666B"/>
    <w:rsid w:val="008A676F"/>
    <w:rsid w:val="008A69A8"/>
    <w:rsid w:val="008A6C2E"/>
    <w:rsid w:val="008A781B"/>
    <w:rsid w:val="008B0D5C"/>
    <w:rsid w:val="008B1CF8"/>
    <w:rsid w:val="008B2280"/>
    <w:rsid w:val="008B23BD"/>
    <w:rsid w:val="008B3F82"/>
    <w:rsid w:val="008B46AD"/>
    <w:rsid w:val="008B46DD"/>
    <w:rsid w:val="008B49A5"/>
    <w:rsid w:val="008B4BD6"/>
    <w:rsid w:val="008B5954"/>
    <w:rsid w:val="008B5AFA"/>
    <w:rsid w:val="008B5DD1"/>
    <w:rsid w:val="008B65FA"/>
    <w:rsid w:val="008B7322"/>
    <w:rsid w:val="008B77D5"/>
    <w:rsid w:val="008B7CBE"/>
    <w:rsid w:val="008C075C"/>
    <w:rsid w:val="008C0D2C"/>
    <w:rsid w:val="008C0E0E"/>
    <w:rsid w:val="008C12AC"/>
    <w:rsid w:val="008C1EEC"/>
    <w:rsid w:val="008C2E64"/>
    <w:rsid w:val="008C2EF2"/>
    <w:rsid w:val="008C30DE"/>
    <w:rsid w:val="008C4640"/>
    <w:rsid w:val="008C4B82"/>
    <w:rsid w:val="008C5BC2"/>
    <w:rsid w:val="008C7930"/>
    <w:rsid w:val="008C795B"/>
    <w:rsid w:val="008D0026"/>
    <w:rsid w:val="008D038A"/>
    <w:rsid w:val="008D0683"/>
    <w:rsid w:val="008D0A48"/>
    <w:rsid w:val="008D0B84"/>
    <w:rsid w:val="008D0FCE"/>
    <w:rsid w:val="008D22C5"/>
    <w:rsid w:val="008D2674"/>
    <w:rsid w:val="008D2B78"/>
    <w:rsid w:val="008D3695"/>
    <w:rsid w:val="008D389E"/>
    <w:rsid w:val="008D49EE"/>
    <w:rsid w:val="008D57EA"/>
    <w:rsid w:val="008D5AC7"/>
    <w:rsid w:val="008D63FF"/>
    <w:rsid w:val="008D6B23"/>
    <w:rsid w:val="008D7DEB"/>
    <w:rsid w:val="008D7F0E"/>
    <w:rsid w:val="008E0572"/>
    <w:rsid w:val="008E0B57"/>
    <w:rsid w:val="008E119F"/>
    <w:rsid w:val="008E156D"/>
    <w:rsid w:val="008E280E"/>
    <w:rsid w:val="008E2988"/>
    <w:rsid w:val="008E2B62"/>
    <w:rsid w:val="008E2CC1"/>
    <w:rsid w:val="008E34F1"/>
    <w:rsid w:val="008E393E"/>
    <w:rsid w:val="008E41EE"/>
    <w:rsid w:val="008E42AD"/>
    <w:rsid w:val="008E4F4A"/>
    <w:rsid w:val="008E50F0"/>
    <w:rsid w:val="008E5E88"/>
    <w:rsid w:val="008E7AF1"/>
    <w:rsid w:val="008E7CB2"/>
    <w:rsid w:val="008F13D1"/>
    <w:rsid w:val="008F2238"/>
    <w:rsid w:val="008F4505"/>
    <w:rsid w:val="008F4A72"/>
    <w:rsid w:val="008F5B9E"/>
    <w:rsid w:val="008F61FE"/>
    <w:rsid w:val="008F62DF"/>
    <w:rsid w:val="008F77BB"/>
    <w:rsid w:val="00900598"/>
    <w:rsid w:val="00900AAB"/>
    <w:rsid w:val="00900E4D"/>
    <w:rsid w:val="0090116D"/>
    <w:rsid w:val="009014C1"/>
    <w:rsid w:val="009018B8"/>
    <w:rsid w:val="00901A18"/>
    <w:rsid w:val="00902164"/>
    <w:rsid w:val="00902753"/>
    <w:rsid w:val="00902792"/>
    <w:rsid w:val="009029FA"/>
    <w:rsid w:val="00903083"/>
    <w:rsid w:val="00903603"/>
    <w:rsid w:val="00903E9D"/>
    <w:rsid w:val="009041BF"/>
    <w:rsid w:val="00904C79"/>
    <w:rsid w:val="00904FEF"/>
    <w:rsid w:val="0090558A"/>
    <w:rsid w:val="00905674"/>
    <w:rsid w:val="00905761"/>
    <w:rsid w:val="00905769"/>
    <w:rsid w:val="0090581E"/>
    <w:rsid w:val="00905DF5"/>
    <w:rsid w:val="00906441"/>
    <w:rsid w:val="00906903"/>
    <w:rsid w:val="009073F4"/>
    <w:rsid w:val="009075B2"/>
    <w:rsid w:val="00907DE9"/>
    <w:rsid w:val="00911012"/>
    <w:rsid w:val="00911B85"/>
    <w:rsid w:val="00912359"/>
    <w:rsid w:val="009125FB"/>
    <w:rsid w:val="009147AC"/>
    <w:rsid w:val="00914CE7"/>
    <w:rsid w:val="00914EEB"/>
    <w:rsid w:val="00915337"/>
    <w:rsid w:val="00917068"/>
    <w:rsid w:val="0091709F"/>
    <w:rsid w:val="00917F6D"/>
    <w:rsid w:val="0092013C"/>
    <w:rsid w:val="0092019B"/>
    <w:rsid w:val="00921156"/>
    <w:rsid w:val="00922258"/>
    <w:rsid w:val="00922351"/>
    <w:rsid w:val="00922B85"/>
    <w:rsid w:val="00924C95"/>
    <w:rsid w:val="00925D53"/>
    <w:rsid w:val="00925F35"/>
    <w:rsid w:val="00926ECB"/>
    <w:rsid w:val="00927673"/>
    <w:rsid w:val="0092769D"/>
    <w:rsid w:val="00927A18"/>
    <w:rsid w:val="00930306"/>
    <w:rsid w:val="009303EA"/>
    <w:rsid w:val="00930760"/>
    <w:rsid w:val="0093131A"/>
    <w:rsid w:val="009315E6"/>
    <w:rsid w:val="009318C6"/>
    <w:rsid w:val="00933753"/>
    <w:rsid w:val="0093392E"/>
    <w:rsid w:val="00933BD9"/>
    <w:rsid w:val="0093412B"/>
    <w:rsid w:val="0093420D"/>
    <w:rsid w:val="00934B21"/>
    <w:rsid w:val="00935A41"/>
    <w:rsid w:val="009361C5"/>
    <w:rsid w:val="009361E0"/>
    <w:rsid w:val="00936BD4"/>
    <w:rsid w:val="00936CF7"/>
    <w:rsid w:val="00936D4D"/>
    <w:rsid w:val="00936DF8"/>
    <w:rsid w:val="0093703F"/>
    <w:rsid w:val="00937881"/>
    <w:rsid w:val="0094041D"/>
    <w:rsid w:val="00940B19"/>
    <w:rsid w:val="00941118"/>
    <w:rsid w:val="009415A6"/>
    <w:rsid w:val="0094160E"/>
    <w:rsid w:val="00941BD2"/>
    <w:rsid w:val="0094217A"/>
    <w:rsid w:val="00942B5B"/>
    <w:rsid w:val="00943127"/>
    <w:rsid w:val="00943237"/>
    <w:rsid w:val="0094488D"/>
    <w:rsid w:val="00944EDC"/>
    <w:rsid w:val="00945109"/>
    <w:rsid w:val="00945710"/>
    <w:rsid w:val="009464CD"/>
    <w:rsid w:val="00947A18"/>
    <w:rsid w:val="00947BE2"/>
    <w:rsid w:val="0095051B"/>
    <w:rsid w:val="00950D26"/>
    <w:rsid w:val="00950D3C"/>
    <w:rsid w:val="00951A09"/>
    <w:rsid w:val="00951EFB"/>
    <w:rsid w:val="009538D7"/>
    <w:rsid w:val="00953E21"/>
    <w:rsid w:val="00953F24"/>
    <w:rsid w:val="00953F70"/>
    <w:rsid w:val="009549B9"/>
    <w:rsid w:val="00954D3F"/>
    <w:rsid w:val="009552D6"/>
    <w:rsid w:val="009559B9"/>
    <w:rsid w:val="00955CAD"/>
    <w:rsid w:val="00955D28"/>
    <w:rsid w:val="009566F3"/>
    <w:rsid w:val="009568D5"/>
    <w:rsid w:val="00957D4C"/>
    <w:rsid w:val="00957E52"/>
    <w:rsid w:val="00960272"/>
    <w:rsid w:val="009609DD"/>
    <w:rsid w:val="009623EC"/>
    <w:rsid w:val="00962548"/>
    <w:rsid w:val="00962B56"/>
    <w:rsid w:val="009633EB"/>
    <w:rsid w:val="00963558"/>
    <w:rsid w:val="00963FF8"/>
    <w:rsid w:val="009641E7"/>
    <w:rsid w:val="00964C5E"/>
    <w:rsid w:val="00965837"/>
    <w:rsid w:val="0096753E"/>
    <w:rsid w:val="00970267"/>
    <w:rsid w:val="00970DD5"/>
    <w:rsid w:val="00970E35"/>
    <w:rsid w:val="00971339"/>
    <w:rsid w:val="00971407"/>
    <w:rsid w:val="00971F98"/>
    <w:rsid w:val="00971FD5"/>
    <w:rsid w:val="009721B0"/>
    <w:rsid w:val="00972D52"/>
    <w:rsid w:val="00973310"/>
    <w:rsid w:val="0097350E"/>
    <w:rsid w:val="0097398D"/>
    <w:rsid w:val="00973E80"/>
    <w:rsid w:val="00975E7A"/>
    <w:rsid w:val="00976127"/>
    <w:rsid w:val="00976489"/>
    <w:rsid w:val="00976989"/>
    <w:rsid w:val="00976D8C"/>
    <w:rsid w:val="009771DA"/>
    <w:rsid w:val="009779F4"/>
    <w:rsid w:val="00977CF4"/>
    <w:rsid w:val="00981996"/>
    <w:rsid w:val="00981AE5"/>
    <w:rsid w:val="00981C40"/>
    <w:rsid w:val="00981FED"/>
    <w:rsid w:val="009825F2"/>
    <w:rsid w:val="00982817"/>
    <w:rsid w:val="00982EAF"/>
    <w:rsid w:val="00983386"/>
    <w:rsid w:val="009836AA"/>
    <w:rsid w:val="0098404C"/>
    <w:rsid w:val="0098526E"/>
    <w:rsid w:val="009856A7"/>
    <w:rsid w:val="009858C0"/>
    <w:rsid w:val="0098625A"/>
    <w:rsid w:val="0098709F"/>
    <w:rsid w:val="009878CC"/>
    <w:rsid w:val="009879C5"/>
    <w:rsid w:val="0099000A"/>
    <w:rsid w:val="00990C28"/>
    <w:rsid w:val="00990E26"/>
    <w:rsid w:val="009910A9"/>
    <w:rsid w:val="00991DDA"/>
    <w:rsid w:val="00991EAE"/>
    <w:rsid w:val="0099243D"/>
    <w:rsid w:val="009928C4"/>
    <w:rsid w:val="00992D48"/>
    <w:rsid w:val="00993B46"/>
    <w:rsid w:val="009945A4"/>
    <w:rsid w:val="009951C7"/>
    <w:rsid w:val="009951D2"/>
    <w:rsid w:val="009952BC"/>
    <w:rsid w:val="00995EDF"/>
    <w:rsid w:val="00997668"/>
    <w:rsid w:val="009977F5"/>
    <w:rsid w:val="009978FE"/>
    <w:rsid w:val="009A08F3"/>
    <w:rsid w:val="009A09B6"/>
    <w:rsid w:val="009A0E5A"/>
    <w:rsid w:val="009A153A"/>
    <w:rsid w:val="009A248B"/>
    <w:rsid w:val="009A3597"/>
    <w:rsid w:val="009A433A"/>
    <w:rsid w:val="009A4C92"/>
    <w:rsid w:val="009A5048"/>
    <w:rsid w:val="009A7CF6"/>
    <w:rsid w:val="009B0FB6"/>
    <w:rsid w:val="009B104D"/>
    <w:rsid w:val="009B1944"/>
    <w:rsid w:val="009B1F73"/>
    <w:rsid w:val="009B2955"/>
    <w:rsid w:val="009B2AC0"/>
    <w:rsid w:val="009B3353"/>
    <w:rsid w:val="009B3E3E"/>
    <w:rsid w:val="009B5398"/>
    <w:rsid w:val="009B5BA7"/>
    <w:rsid w:val="009B6340"/>
    <w:rsid w:val="009B66A1"/>
    <w:rsid w:val="009B76B3"/>
    <w:rsid w:val="009C0407"/>
    <w:rsid w:val="009C0E7D"/>
    <w:rsid w:val="009C1E92"/>
    <w:rsid w:val="009C335C"/>
    <w:rsid w:val="009C3AB2"/>
    <w:rsid w:val="009C3AEF"/>
    <w:rsid w:val="009C3E18"/>
    <w:rsid w:val="009C48A0"/>
    <w:rsid w:val="009C4D00"/>
    <w:rsid w:val="009C5119"/>
    <w:rsid w:val="009C6A8D"/>
    <w:rsid w:val="009C7AEA"/>
    <w:rsid w:val="009D0308"/>
    <w:rsid w:val="009D0B4F"/>
    <w:rsid w:val="009D150C"/>
    <w:rsid w:val="009D3408"/>
    <w:rsid w:val="009D4882"/>
    <w:rsid w:val="009D51F6"/>
    <w:rsid w:val="009D5206"/>
    <w:rsid w:val="009D64C8"/>
    <w:rsid w:val="009D6CA9"/>
    <w:rsid w:val="009D6FB7"/>
    <w:rsid w:val="009E0619"/>
    <w:rsid w:val="009E14C9"/>
    <w:rsid w:val="009E16D7"/>
    <w:rsid w:val="009E1AA0"/>
    <w:rsid w:val="009E2188"/>
    <w:rsid w:val="009E26DB"/>
    <w:rsid w:val="009E2A37"/>
    <w:rsid w:val="009E2C94"/>
    <w:rsid w:val="009E3874"/>
    <w:rsid w:val="009E3B61"/>
    <w:rsid w:val="009E3D14"/>
    <w:rsid w:val="009E3DAD"/>
    <w:rsid w:val="009E44B8"/>
    <w:rsid w:val="009E5A5F"/>
    <w:rsid w:val="009E5DCB"/>
    <w:rsid w:val="009E6C1A"/>
    <w:rsid w:val="009E715F"/>
    <w:rsid w:val="009F1613"/>
    <w:rsid w:val="009F184C"/>
    <w:rsid w:val="009F2076"/>
    <w:rsid w:val="009F2676"/>
    <w:rsid w:val="009F2946"/>
    <w:rsid w:val="009F2E4E"/>
    <w:rsid w:val="009F34C6"/>
    <w:rsid w:val="009F422F"/>
    <w:rsid w:val="009F4308"/>
    <w:rsid w:val="009F43E7"/>
    <w:rsid w:val="009F60BE"/>
    <w:rsid w:val="009F65E0"/>
    <w:rsid w:val="009F7C49"/>
    <w:rsid w:val="009F7D18"/>
    <w:rsid w:val="00A0055E"/>
    <w:rsid w:val="00A0109F"/>
    <w:rsid w:val="00A01FDF"/>
    <w:rsid w:val="00A03678"/>
    <w:rsid w:val="00A03AF1"/>
    <w:rsid w:val="00A03DB8"/>
    <w:rsid w:val="00A03F77"/>
    <w:rsid w:val="00A04198"/>
    <w:rsid w:val="00A047AF"/>
    <w:rsid w:val="00A04DF8"/>
    <w:rsid w:val="00A0502E"/>
    <w:rsid w:val="00A05F5E"/>
    <w:rsid w:val="00A07335"/>
    <w:rsid w:val="00A07C35"/>
    <w:rsid w:val="00A105AD"/>
    <w:rsid w:val="00A11BB9"/>
    <w:rsid w:val="00A11CE7"/>
    <w:rsid w:val="00A11F65"/>
    <w:rsid w:val="00A12091"/>
    <w:rsid w:val="00A12A59"/>
    <w:rsid w:val="00A12EFE"/>
    <w:rsid w:val="00A13CF4"/>
    <w:rsid w:val="00A162EC"/>
    <w:rsid w:val="00A2050C"/>
    <w:rsid w:val="00A211A0"/>
    <w:rsid w:val="00A21352"/>
    <w:rsid w:val="00A232AE"/>
    <w:rsid w:val="00A24010"/>
    <w:rsid w:val="00A247E6"/>
    <w:rsid w:val="00A24B04"/>
    <w:rsid w:val="00A24FAB"/>
    <w:rsid w:val="00A25096"/>
    <w:rsid w:val="00A252C6"/>
    <w:rsid w:val="00A258B3"/>
    <w:rsid w:val="00A259BF"/>
    <w:rsid w:val="00A25D64"/>
    <w:rsid w:val="00A263BC"/>
    <w:rsid w:val="00A270A1"/>
    <w:rsid w:val="00A271D7"/>
    <w:rsid w:val="00A2727E"/>
    <w:rsid w:val="00A27CDF"/>
    <w:rsid w:val="00A27EF2"/>
    <w:rsid w:val="00A30316"/>
    <w:rsid w:val="00A3032D"/>
    <w:rsid w:val="00A30823"/>
    <w:rsid w:val="00A308FC"/>
    <w:rsid w:val="00A30B15"/>
    <w:rsid w:val="00A30F89"/>
    <w:rsid w:val="00A30FFC"/>
    <w:rsid w:val="00A31377"/>
    <w:rsid w:val="00A31AC7"/>
    <w:rsid w:val="00A31C5D"/>
    <w:rsid w:val="00A31E48"/>
    <w:rsid w:val="00A31F2F"/>
    <w:rsid w:val="00A32B5D"/>
    <w:rsid w:val="00A357DA"/>
    <w:rsid w:val="00A35BF6"/>
    <w:rsid w:val="00A365BF"/>
    <w:rsid w:val="00A371B0"/>
    <w:rsid w:val="00A371FA"/>
    <w:rsid w:val="00A3751A"/>
    <w:rsid w:val="00A37873"/>
    <w:rsid w:val="00A37A83"/>
    <w:rsid w:val="00A37ABF"/>
    <w:rsid w:val="00A37B2F"/>
    <w:rsid w:val="00A37F78"/>
    <w:rsid w:val="00A4034F"/>
    <w:rsid w:val="00A40D87"/>
    <w:rsid w:val="00A40DF4"/>
    <w:rsid w:val="00A4123D"/>
    <w:rsid w:val="00A41460"/>
    <w:rsid w:val="00A415E5"/>
    <w:rsid w:val="00A42297"/>
    <w:rsid w:val="00A43378"/>
    <w:rsid w:val="00A43A13"/>
    <w:rsid w:val="00A44504"/>
    <w:rsid w:val="00A44CD8"/>
    <w:rsid w:val="00A4606C"/>
    <w:rsid w:val="00A46211"/>
    <w:rsid w:val="00A464C0"/>
    <w:rsid w:val="00A46A2F"/>
    <w:rsid w:val="00A46AC6"/>
    <w:rsid w:val="00A47FDA"/>
    <w:rsid w:val="00A505C7"/>
    <w:rsid w:val="00A5081F"/>
    <w:rsid w:val="00A50E61"/>
    <w:rsid w:val="00A522E7"/>
    <w:rsid w:val="00A52461"/>
    <w:rsid w:val="00A53398"/>
    <w:rsid w:val="00A54E2E"/>
    <w:rsid w:val="00A55F38"/>
    <w:rsid w:val="00A5668B"/>
    <w:rsid w:val="00A56839"/>
    <w:rsid w:val="00A56A3C"/>
    <w:rsid w:val="00A60479"/>
    <w:rsid w:val="00A60AA9"/>
    <w:rsid w:val="00A60BBD"/>
    <w:rsid w:val="00A614AF"/>
    <w:rsid w:val="00A61A67"/>
    <w:rsid w:val="00A623E8"/>
    <w:rsid w:val="00A6310F"/>
    <w:rsid w:val="00A631D6"/>
    <w:rsid w:val="00A64974"/>
    <w:rsid w:val="00A65B5B"/>
    <w:rsid w:val="00A660FE"/>
    <w:rsid w:val="00A669F9"/>
    <w:rsid w:val="00A66DFD"/>
    <w:rsid w:val="00A66E2A"/>
    <w:rsid w:val="00A66ECE"/>
    <w:rsid w:val="00A66F3C"/>
    <w:rsid w:val="00A67444"/>
    <w:rsid w:val="00A67AEB"/>
    <w:rsid w:val="00A7015D"/>
    <w:rsid w:val="00A71068"/>
    <w:rsid w:val="00A715F1"/>
    <w:rsid w:val="00A7233D"/>
    <w:rsid w:val="00A726AA"/>
    <w:rsid w:val="00A72777"/>
    <w:rsid w:val="00A73470"/>
    <w:rsid w:val="00A734D3"/>
    <w:rsid w:val="00A737C4"/>
    <w:rsid w:val="00A73921"/>
    <w:rsid w:val="00A74A4B"/>
    <w:rsid w:val="00A74F6E"/>
    <w:rsid w:val="00A753D4"/>
    <w:rsid w:val="00A7542A"/>
    <w:rsid w:val="00A75CB9"/>
    <w:rsid w:val="00A75E01"/>
    <w:rsid w:val="00A7604E"/>
    <w:rsid w:val="00A767FC"/>
    <w:rsid w:val="00A76816"/>
    <w:rsid w:val="00A76FE9"/>
    <w:rsid w:val="00A77C51"/>
    <w:rsid w:val="00A77D0B"/>
    <w:rsid w:val="00A77EDD"/>
    <w:rsid w:val="00A80641"/>
    <w:rsid w:val="00A80B1F"/>
    <w:rsid w:val="00A825F0"/>
    <w:rsid w:val="00A825F8"/>
    <w:rsid w:val="00A829C6"/>
    <w:rsid w:val="00A831CC"/>
    <w:rsid w:val="00A833A0"/>
    <w:rsid w:val="00A83451"/>
    <w:rsid w:val="00A83945"/>
    <w:rsid w:val="00A83DA9"/>
    <w:rsid w:val="00A84AB4"/>
    <w:rsid w:val="00A84D04"/>
    <w:rsid w:val="00A855A5"/>
    <w:rsid w:val="00A8562F"/>
    <w:rsid w:val="00A85809"/>
    <w:rsid w:val="00A85E91"/>
    <w:rsid w:val="00A87AD5"/>
    <w:rsid w:val="00A9070E"/>
    <w:rsid w:val="00A91F7C"/>
    <w:rsid w:val="00A92338"/>
    <w:rsid w:val="00A9259D"/>
    <w:rsid w:val="00A937EE"/>
    <w:rsid w:val="00A93AB5"/>
    <w:rsid w:val="00A94DA9"/>
    <w:rsid w:val="00A953C1"/>
    <w:rsid w:val="00A95EFE"/>
    <w:rsid w:val="00A97489"/>
    <w:rsid w:val="00AA035C"/>
    <w:rsid w:val="00AA06E2"/>
    <w:rsid w:val="00AA2C68"/>
    <w:rsid w:val="00AA2DEB"/>
    <w:rsid w:val="00AA41B3"/>
    <w:rsid w:val="00AA55DB"/>
    <w:rsid w:val="00AA582E"/>
    <w:rsid w:val="00AA5899"/>
    <w:rsid w:val="00AA5ED1"/>
    <w:rsid w:val="00AA6068"/>
    <w:rsid w:val="00AA6069"/>
    <w:rsid w:val="00AA6E85"/>
    <w:rsid w:val="00AA7D1C"/>
    <w:rsid w:val="00AB07FA"/>
    <w:rsid w:val="00AB092C"/>
    <w:rsid w:val="00AB09D6"/>
    <w:rsid w:val="00AB105D"/>
    <w:rsid w:val="00AB1366"/>
    <w:rsid w:val="00AB1BA3"/>
    <w:rsid w:val="00AB1CEA"/>
    <w:rsid w:val="00AB1D1C"/>
    <w:rsid w:val="00AB364B"/>
    <w:rsid w:val="00AB3D16"/>
    <w:rsid w:val="00AB4756"/>
    <w:rsid w:val="00AB4B26"/>
    <w:rsid w:val="00AB4D03"/>
    <w:rsid w:val="00AB4F67"/>
    <w:rsid w:val="00AB51B3"/>
    <w:rsid w:val="00AB5723"/>
    <w:rsid w:val="00AB5CC1"/>
    <w:rsid w:val="00AB5DB3"/>
    <w:rsid w:val="00AB618E"/>
    <w:rsid w:val="00AB6A32"/>
    <w:rsid w:val="00AB75BE"/>
    <w:rsid w:val="00AC0A17"/>
    <w:rsid w:val="00AC12AB"/>
    <w:rsid w:val="00AC18E5"/>
    <w:rsid w:val="00AC206D"/>
    <w:rsid w:val="00AC2CAA"/>
    <w:rsid w:val="00AC2E45"/>
    <w:rsid w:val="00AC3C82"/>
    <w:rsid w:val="00AC3F6E"/>
    <w:rsid w:val="00AC40E4"/>
    <w:rsid w:val="00AC4854"/>
    <w:rsid w:val="00AC4CE0"/>
    <w:rsid w:val="00AC4F8E"/>
    <w:rsid w:val="00AC5B0B"/>
    <w:rsid w:val="00AC5D0B"/>
    <w:rsid w:val="00AC6F4E"/>
    <w:rsid w:val="00AD0D9D"/>
    <w:rsid w:val="00AD0F93"/>
    <w:rsid w:val="00AD187B"/>
    <w:rsid w:val="00AD1C30"/>
    <w:rsid w:val="00AD24FC"/>
    <w:rsid w:val="00AD276E"/>
    <w:rsid w:val="00AD37C9"/>
    <w:rsid w:val="00AD3A74"/>
    <w:rsid w:val="00AD3EF7"/>
    <w:rsid w:val="00AD4327"/>
    <w:rsid w:val="00AD46A0"/>
    <w:rsid w:val="00AD5D7C"/>
    <w:rsid w:val="00AD6494"/>
    <w:rsid w:val="00AD65D7"/>
    <w:rsid w:val="00AD7A1D"/>
    <w:rsid w:val="00AD7D4A"/>
    <w:rsid w:val="00AE023A"/>
    <w:rsid w:val="00AE0EE4"/>
    <w:rsid w:val="00AE0F57"/>
    <w:rsid w:val="00AE10A6"/>
    <w:rsid w:val="00AE1C81"/>
    <w:rsid w:val="00AE2530"/>
    <w:rsid w:val="00AE2AF1"/>
    <w:rsid w:val="00AE2C9E"/>
    <w:rsid w:val="00AE3DE4"/>
    <w:rsid w:val="00AE3E2C"/>
    <w:rsid w:val="00AE418D"/>
    <w:rsid w:val="00AE42C8"/>
    <w:rsid w:val="00AE4895"/>
    <w:rsid w:val="00AE4AC6"/>
    <w:rsid w:val="00AE53EE"/>
    <w:rsid w:val="00AE54BB"/>
    <w:rsid w:val="00AE620D"/>
    <w:rsid w:val="00AE6415"/>
    <w:rsid w:val="00AE64F9"/>
    <w:rsid w:val="00AE6BD2"/>
    <w:rsid w:val="00AF0A96"/>
    <w:rsid w:val="00AF0BC4"/>
    <w:rsid w:val="00AF1023"/>
    <w:rsid w:val="00AF1109"/>
    <w:rsid w:val="00AF2ABB"/>
    <w:rsid w:val="00AF2FE8"/>
    <w:rsid w:val="00AF3222"/>
    <w:rsid w:val="00AF3970"/>
    <w:rsid w:val="00AF3FB2"/>
    <w:rsid w:val="00AF4CBB"/>
    <w:rsid w:val="00AF578D"/>
    <w:rsid w:val="00AF6E4A"/>
    <w:rsid w:val="00AF6F27"/>
    <w:rsid w:val="00AF7B9E"/>
    <w:rsid w:val="00AF7CBB"/>
    <w:rsid w:val="00AF7E8B"/>
    <w:rsid w:val="00B000C3"/>
    <w:rsid w:val="00B00452"/>
    <w:rsid w:val="00B00BAE"/>
    <w:rsid w:val="00B01B3A"/>
    <w:rsid w:val="00B01D5E"/>
    <w:rsid w:val="00B02033"/>
    <w:rsid w:val="00B02334"/>
    <w:rsid w:val="00B02632"/>
    <w:rsid w:val="00B02E66"/>
    <w:rsid w:val="00B04B71"/>
    <w:rsid w:val="00B07ED8"/>
    <w:rsid w:val="00B10722"/>
    <w:rsid w:val="00B13389"/>
    <w:rsid w:val="00B14158"/>
    <w:rsid w:val="00B14AB9"/>
    <w:rsid w:val="00B14F8B"/>
    <w:rsid w:val="00B14FFA"/>
    <w:rsid w:val="00B15E0E"/>
    <w:rsid w:val="00B161CF"/>
    <w:rsid w:val="00B172CA"/>
    <w:rsid w:val="00B20705"/>
    <w:rsid w:val="00B208F3"/>
    <w:rsid w:val="00B20BDE"/>
    <w:rsid w:val="00B224D7"/>
    <w:rsid w:val="00B23B6C"/>
    <w:rsid w:val="00B24C2F"/>
    <w:rsid w:val="00B25105"/>
    <w:rsid w:val="00B254C8"/>
    <w:rsid w:val="00B2563B"/>
    <w:rsid w:val="00B25775"/>
    <w:rsid w:val="00B259F2"/>
    <w:rsid w:val="00B25ED2"/>
    <w:rsid w:val="00B25F3A"/>
    <w:rsid w:val="00B2601A"/>
    <w:rsid w:val="00B265E5"/>
    <w:rsid w:val="00B26747"/>
    <w:rsid w:val="00B26CEC"/>
    <w:rsid w:val="00B271DE"/>
    <w:rsid w:val="00B27403"/>
    <w:rsid w:val="00B27B79"/>
    <w:rsid w:val="00B3047C"/>
    <w:rsid w:val="00B31097"/>
    <w:rsid w:val="00B31893"/>
    <w:rsid w:val="00B32B8A"/>
    <w:rsid w:val="00B332B5"/>
    <w:rsid w:val="00B375E5"/>
    <w:rsid w:val="00B40485"/>
    <w:rsid w:val="00B405B6"/>
    <w:rsid w:val="00B418B9"/>
    <w:rsid w:val="00B41973"/>
    <w:rsid w:val="00B44FE2"/>
    <w:rsid w:val="00B45965"/>
    <w:rsid w:val="00B46899"/>
    <w:rsid w:val="00B46A38"/>
    <w:rsid w:val="00B46EC1"/>
    <w:rsid w:val="00B4772D"/>
    <w:rsid w:val="00B47F10"/>
    <w:rsid w:val="00B5008D"/>
    <w:rsid w:val="00B505B9"/>
    <w:rsid w:val="00B5089F"/>
    <w:rsid w:val="00B51130"/>
    <w:rsid w:val="00B51300"/>
    <w:rsid w:val="00B51D14"/>
    <w:rsid w:val="00B5250A"/>
    <w:rsid w:val="00B5262E"/>
    <w:rsid w:val="00B52C7B"/>
    <w:rsid w:val="00B52E66"/>
    <w:rsid w:val="00B52FF8"/>
    <w:rsid w:val="00B5356C"/>
    <w:rsid w:val="00B54912"/>
    <w:rsid w:val="00B54AA0"/>
    <w:rsid w:val="00B55448"/>
    <w:rsid w:val="00B5697D"/>
    <w:rsid w:val="00B5712B"/>
    <w:rsid w:val="00B573B1"/>
    <w:rsid w:val="00B576F4"/>
    <w:rsid w:val="00B60695"/>
    <w:rsid w:val="00B6078A"/>
    <w:rsid w:val="00B60ED4"/>
    <w:rsid w:val="00B61B72"/>
    <w:rsid w:val="00B61EF6"/>
    <w:rsid w:val="00B634A5"/>
    <w:rsid w:val="00B63FD9"/>
    <w:rsid w:val="00B64F81"/>
    <w:rsid w:val="00B65949"/>
    <w:rsid w:val="00B65C28"/>
    <w:rsid w:val="00B664F5"/>
    <w:rsid w:val="00B66C93"/>
    <w:rsid w:val="00B6700D"/>
    <w:rsid w:val="00B672F1"/>
    <w:rsid w:val="00B70B02"/>
    <w:rsid w:val="00B717A9"/>
    <w:rsid w:val="00B71A4E"/>
    <w:rsid w:val="00B7201E"/>
    <w:rsid w:val="00B72062"/>
    <w:rsid w:val="00B72270"/>
    <w:rsid w:val="00B7230D"/>
    <w:rsid w:val="00B72586"/>
    <w:rsid w:val="00B72AC6"/>
    <w:rsid w:val="00B72AF9"/>
    <w:rsid w:val="00B7313A"/>
    <w:rsid w:val="00B739B3"/>
    <w:rsid w:val="00B739B5"/>
    <w:rsid w:val="00B73BF1"/>
    <w:rsid w:val="00B73E68"/>
    <w:rsid w:val="00B7443F"/>
    <w:rsid w:val="00B74A88"/>
    <w:rsid w:val="00B75051"/>
    <w:rsid w:val="00B75176"/>
    <w:rsid w:val="00B77C7E"/>
    <w:rsid w:val="00B77DCC"/>
    <w:rsid w:val="00B80F1E"/>
    <w:rsid w:val="00B8144F"/>
    <w:rsid w:val="00B819C3"/>
    <w:rsid w:val="00B81D64"/>
    <w:rsid w:val="00B83116"/>
    <w:rsid w:val="00B832BB"/>
    <w:rsid w:val="00B83A62"/>
    <w:rsid w:val="00B83B10"/>
    <w:rsid w:val="00B8433C"/>
    <w:rsid w:val="00B84456"/>
    <w:rsid w:val="00B85FCF"/>
    <w:rsid w:val="00B86AC1"/>
    <w:rsid w:val="00B871FD"/>
    <w:rsid w:val="00B87EEE"/>
    <w:rsid w:val="00B90595"/>
    <w:rsid w:val="00B906B9"/>
    <w:rsid w:val="00B9084A"/>
    <w:rsid w:val="00B90A97"/>
    <w:rsid w:val="00B90B1C"/>
    <w:rsid w:val="00B9167C"/>
    <w:rsid w:val="00B92A17"/>
    <w:rsid w:val="00B92E77"/>
    <w:rsid w:val="00B9305A"/>
    <w:rsid w:val="00B93E8A"/>
    <w:rsid w:val="00B9402A"/>
    <w:rsid w:val="00B947D5"/>
    <w:rsid w:val="00B95282"/>
    <w:rsid w:val="00B96136"/>
    <w:rsid w:val="00B96B34"/>
    <w:rsid w:val="00B96F46"/>
    <w:rsid w:val="00B97099"/>
    <w:rsid w:val="00B9776F"/>
    <w:rsid w:val="00B979F8"/>
    <w:rsid w:val="00BA0515"/>
    <w:rsid w:val="00BA104E"/>
    <w:rsid w:val="00BA1785"/>
    <w:rsid w:val="00BA26CD"/>
    <w:rsid w:val="00BA2CBC"/>
    <w:rsid w:val="00BA2F41"/>
    <w:rsid w:val="00BA41BC"/>
    <w:rsid w:val="00BA7293"/>
    <w:rsid w:val="00BA78C6"/>
    <w:rsid w:val="00BA7990"/>
    <w:rsid w:val="00BA7C20"/>
    <w:rsid w:val="00BA7C33"/>
    <w:rsid w:val="00BB0168"/>
    <w:rsid w:val="00BB079D"/>
    <w:rsid w:val="00BB0CA9"/>
    <w:rsid w:val="00BB1A63"/>
    <w:rsid w:val="00BB21C0"/>
    <w:rsid w:val="00BB2758"/>
    <w:rsid w:val="00BB2C39"/>
    <w:rsid w:val="00BB3409"/>
    <w:rsid w:val="00BB38A6"/>
    <w:rsid w:val="00BB4BEB"/>
    <w:rsid w:val="00BB4F4A"/>
    <w:rsid w:val="00BB51AC"/>
    <w:rsid w:val="00BB5C9A"/>
    <w:rsid w:val="00BB5D62"/>
    <w:rsid w:val="00BB7016"/>
    <w:rsid w:val="00BB74E2"/>
    <w:rsid w:val="00BB758F"/>
    <w:rsid w:val="00BB7DB1"/>
    <w:rsid w:val="00BC0AB5"/>
    <w:rsid w:val="00BC0AE9"/>
    <w:rsid w:val="00BC1387"/>
    <w:rsid w:val="00BC1572"/>
    <w:rsid w:val="00BC197D"/>
    <w:rsid w:val="00BC2D88"/>
    <w:rsid w:val="00BC38C3"/>
    <w:rsid w:val="00BC4633"/>
    <w:rsid w:val="00BC49AE"/>
    <w:rsid w:val="00BC4AE0"/>
    <w:rsid w:val="00BC4C6D"/>
    <w:rsid w:val="00BC5086"/>
    <w:rsid w:val="00BC538E"/>
    <w:rsid w:val="00BC5792"/>
    <w:rsid w:val="00BC5A27"/>
    <w:rsid w:val="00BC659D"/>
    <w:rsid w:val="00BD0517"/>
    <w:rsid w:val="00BD0942"/>
    <w:rsid w:val="00BD09C6"/>
    <w:rsid w:val="00BD1429"/>
    <w:rsid w:val="00BD15E3"/>
    <w:rsid w:val="00BD18A5"/>
    <w:rsid w:val="00BD22D8"/>
    <w:rsid w:val="00BD2863"/>
    <w:rsid w:val="00BD3BDD"/>
    <w:rsid w:val="00BD4C35"/>
    <w:rsid w:val="00BD5610"/>
    <w:rsid w:val="00BD5D4E"/>
    <w:rsid w:val="00BD62A5"/>
    <w:rsid w:val="00BD683C"/>
    <w:rsid w:val="00BD70B7"/>
    <w:rsid w:val="00BE00B8"/>
    <w:rsid w:val="00BE01F8"/>
    <w:rsid w:val="00BE04B3"/>
    <w:rsid w:val="00BE04EB"/>
    <w:rsid w:val="00BE1943"/>
    <w:rsid w:val="00BE2777"/>
    <w:rsid w:val="00BE3039"/>
    <w:rsid w:val="00BE3359"/>
    <w:rsid w:val="00BE3EDC"/>
    <w:rsid w:val="00BE40A3"/>
    <w:rsid w:val="00BE44FF"/>
    <w:rsid w:val="00BE4CB1"/>
    <w:rsid w:val="00BE556F"/>
    <w:rsid w:val="00BE6D65"/>
    <w:rsid w:val="00BE74AF"/>
    <w:rsid w:val="00BE7913"/>
    <w:rsid w:val="00BE7C26"/>
    <w:rsid w:val="00BE7DBB"/>
    <w:rsid w:val="00BF047C"/>
    <w:rsid w:val="00BF162E"/>
    <w:rsid w:val="00BF1A74"/>
    <w:rsid w:val="00BF1FE5"/>
    <w:rsid w:val="00BF211C"/>
    <w:rsid w:val="00BF2F3D"/>
    <w:rsid w:val="00BF32ED"/>
    <w:rsid w:val="00BF52C6"/>
    <w:rsid w:val="00BF54AE"/>
    <w:rsid w:val="00BF5677"/>
    <w:rsid w:val="00BF65E1"/>
    <w:rsid w:val="00BF6830"/>
    <w:rsid w:val="00BF6B6C"/>
    <w:rsid w:val="00BF6F85"/>
    <w:rsid w:val="00BF759C"/>
    <w:rsid w:val="00BF7EA3"/>
    <w:rsid w:val="00BF7F1C"/>
    <w:rsid w:val="00C00015"/>
    <w:rsid w:val="00C01CA2"/>
    <w:rsid w:val="00C02226"/>
    <w:rsid w:val="00C02588"/>
    <w:rsid w:val="00C02FC2"/>
    <w:rsid w:val="00C033AA"/>
    <w:rsid w:val="00C053C0"/>
    <w:rsid w:val="00C0549D"/>
    <w:rsid w:val="00C056C7"/>
    <w:rsid w:val="00C06029"/>
    <w:rsid w:val="00C065D3"/>
    <w:rsid w:val="00C074C2"/>
    <w:rsid w:val="00C07857"/>
    <w:rsid w:val="00C07FCC"/>
    <w:rsid w:val="00C10318"/>
    <w:rsid w:val="00C11166"/>
    <w:rsid w:val="00C116DD"/>
    <w:rsid w:val="00C11901"/>
    <w:rsid w:val="00C11A89"/>
    <w:rsid w:val="00C12271"/>
    <w:rsid w:val="00C12A48"/>
    <w:rsid w:val="00C12DF0"/>
    <w:rsid w:val="00C133B7"/>
    <w:rsid w:val="00C14B98"/>
    <w:rsid w:val="00C16F6E"/>
    <w:rsid w:val="00C17275"/>
    <w:rsid w:val="00C17759"/>
    <w:rsid w:val="00C20BDB"/>
    <w:rsid w:val="00C2133A"/>
    <w:rsid w:val="00C21E4D"/>
    <w:rsid w:val="00C22B0E"/>
    <w:rsid w:val="00C22C77"/>
    <w:rsid w:val="00C23ADF"/>
    <w:rsid w:val="00C23DFB"/>
    <w:rsid w:val="00C24248"/>
    <w:rsid w:val="00C24935"/>
    <w:rsid w:val="00C253B5"/>
    <w:rsid w:val="00C2557A"/>
    <w:rsid w:val="00C25F22"/>
    <w:rsid w:val="00C26DCA"/>
    <w:rsid w:val="00C31055"/>
    <w:rsid w:val="00C31096"/>
    <w:rsid w:val="00C310C0"/>
    <w:rsid w:val="00C333BF"/>
    <w:rsid w:val="00C3366C"/>
    <w:rsid w:val="00C337F5"/>
    <w:rsid w:val="00C33FEA"/>
    <w:rsid w:val="00C34314"/>
    <w:rsid w:val="00C34345"/>
    <w:rsid w:val="00C34522"/>
    <w:rsid w:val="00C34DE1"/>
    <w:rsid w:val="00C351E2"/>
    <w:rsid w:val="00C35990"/>
    <w:rsid w:val="00C35FF0"/>
    <w:rsid w:val="00C364DF"/>
    <w:rsid w:val="00C36D19"/>
    <w:rsid w:val="00C40988"/>
    <w:rsid w:val="00C40C26"/>
    <w:rsid w:val="00C418BF"/>
    <w:rsid w:val="00C419B4"/>
    <w:rsid w:val="00C427C7"/>
    <w:rsid w:val="00C42B0B"/>
    <w:rsid w:val="00C439D2"/>
    <w:rsid w:val="00C45732"/>
    <w:rsid w:val="00C45E2B"/>
    <w:rsid w:val="00C46309"/>
    <w:rsid w:val="00C46A54"/>
    <w:rsid w:val="00C46AF8"/>
    <w:rsid w:val="00C46B12"/>
    <w:rsid w:val="00C46BCB"/>
    <w:rsid w:val="00C46D65"/>
    <w:rsid w:val="00C472D7"/>
    <w:rsid w:val="00C4752D"/>
    <w:rsid w:val="00C4766F"/>
    <w:rsid w:val="00C50062"/>
    <w:rsid w:val="00C50686"/>
    <w:rsid w:val="00C50E87"/>
    <w:rsid w:val="00C511FF"/>
    <w:rsid w:val="00C51634"/>
    <w:rsid w:val="00C51CA9"/>
    <w:rsid w:val="00C51FBD"/>
    <w:rsid w:val="00C5234B"/>
    <w:rsid w:val="00C52359"/>
    <w:rsid w:val="00C52550"/>
    <w:rsid w:val="00C52743"/>
    <w:rsid w:val="00C533C6"/>
    <w:rsid w:val="00C53C35"/>
    <w:rsid w:val="00C548CD"/>
    <w:rsid w:val="00C549F8"/>
    <w:rsid w:val="00C54CA4"/>
    <w:rsid w:val="00C54F18"/>
    <w:rsid w:val="00C5645A"/>
    <w:rsid w:val="00C56783"/>
    <w:rsid w:val="00C56865"/>
    <w:rsid w:val="00C603E0"/>
    <w:rsid w:val="00C612E9"/>
    <w:rsid w:val="00C619C3"/>
    <w:rsid w:val="00C61B8F"/>
    <w:rsid w:val="00C61BB1"/>
    <w:rsid w:val="00C61C85"/>
    <w:rsid w:val="00C62C31"/>
    <w:rsid w:val="00C647C4"/>
    <w:rsid w:val="00C6485E"/>
    <w:rsid w:val="00C64BF0"/>
    <w:rsid w:val="00C6578C"/>
    <w:rsid w:val="00C65EA7"/>
    <w:rsid w:val="00C65FA3"/>
    <w:rsid w:val="00C6680E"/>
    <w:rsid w:val="00C66D02"/>
    <w:rsid w:val="00C67442"/>
    <w:rsid w:val="00C702D3"/>
    <w:rsid w:val="00C717A2"/>
    <w:rsid w:val="00C71F6E"/>
    <w:rsid w:val="00C7254B"/>
    <w:rsid w:val="00C72752"/>
    <w:rsid w:val="00C731D3"/>
    <w:rsid w:val="00C737E9"/>
    <w:rsid w:val="00C74A77"/>
    <w:rsid w:val="00C80060"/>
    <w:rsid w:val="00C80072"/>
    <w:rsid w:val="00C8035C"/>
    <w:rsid w:val="00C80763"/>
    <w:rsid w:val="00C80F18"/>
    <w:rsid w:val="00C815DA"/>
    <w:rsid w:val="00C819BD"/>
    <w:rsid w:val="00C81ACC"/>
    <w:rsid w:val="00C81DE6"/>
    <w:rsid w:val="00C81E06"/>
    <w:rsid w:val="00C8208F"/>
    <w:rsid w:val="00C821B8"/>
    <w:rsid w:val="00C82D53"/>
    <w:rsid w:val="00C840D8"/>
    <w:rsid w:val="00C841B1"/>
    <w:rsid w:val="00C85847"/>
    <w:rsid w:val="00C8595B"/>
    <w:rsid w:val="00C85FF5"/>
    <w:rsid w:val="00C86601"/>
    <w:rsid w:val="00C86839"/>
    <w:rsid w:val="00C8781C"/>
    <w:rsid w:val="00C87B4F"/>
    <w:rsid w:val="00C87CDB"/>
    <w:rsid w:val="00C87D99"/>
    <w:rsid w:val="00C87F43"/>
    <w:rsid w:val="00C906E6"/>
    <w:rsid w:val="00C908B0"/>
    <w:rsid w:val="00C91BEA"/>
    <w:rsid w:val="00C92A32"/>
    <w:rsid w:val="00C92BBE"/>
    <w:rsid w:val="00C92C88"/>
    <w:rsid w:val="00C9438A"/>
    <w:rsid w:val="00C9484E"/>
    <w:rsid w:val="00C94CC7"/>
    <w:rsid w:val="00C95536"/>
    <w:rsid w:val="00C95B91"/>
    <w:rsid w:val="00C96942"/>
    <w:rsid w:val="00C96F9F"/>
    <w:rsid w:val="00C97457"/>
    <w:rsid w:val="00C97727"/>
    <w:rsid w:val="00C97C8D"/>
    <w:rsid w:val="00C97D8A"/>
    <w:rsid w:val="00CA061E"/>
    <w:rsid w:val="00CA0C3F"/>
    <w:rsid w:val="00CA0F7D"/>
    <w:rsid w:val="00CA16AE"/>
    <w:rsid w:val="00CA1ABA"/>
    <w:rsid w:val="00CA3FA6"/>
    <w:rsid w:val="00CA5486"/>
    <w:rsid w:val="00CA54F8"/>
    <w:rsid w:val="00CA6305"/>
    <w:rsid w:val="00CA72A2"/>
    <w:rsid w:val="00CA7E88"/>
    <w:rsid w:val="00CA7F4E"/>
    <w:rsid w:val="00CB0A2E"/>
    <w:rsid w:val="00CB0C1F"/>
    <w:rsid w:val="00CB16AE"/>
    <w:rsid w:val="00CB1940"/>
    <w:rsid w:val="00CB19B1"/>
    <w:rsid w:val="00CB1BD1"/>
    <w:rsid w:val="00CB1D71"/>
    <w:rsid w:val="00CB20B6"/>
    <w:rsid w:val="00CB2733"/>
    <w:rsid w:val="00CB2AF6"/>
    <w:rsid w:val="00CB2FB6"/>
    <w:rsid w:val="00CB3E92"/>
    <w:rsid w:val="00CB460F"/>
    <w:rsid w:val="00CB4671"/>
    <w:rsid w:val="00CB557F"/>
    <w:rsid w:val="00CB5A34"/>
    <w:rsid w:val="00CB5B0C"/>
    <w:rsid w:val="00CB5B62"/>
    <w:rsid w:val="00CB622F"/>
    <w:rsid w:val="00CB79A6"/>
    <w:rsid w:val="00CC0F30"/>
    <w:rsid w:val="00CC1019"/>
    <w:rsid w:val="00CC176D"/>
    <w:rsid w:val="00CC2054"/>
    <w:rsid w:val="00CC33D9"/>
    <w:rsid w:val="00CC3B9C"/>
    <w:rsid w:val="00CC4D82"/>
    <w:rsid w:val="00CC5500"/>
    <w:rsid w:val="00CC5D56"/>
    <w:rsid w:val="00CC6497"/>
    <w:rsid w:val="00CC67F2"/>
    <w:rsid w:val="00CD06E4"/>
    <w:rsid w:val="00CD0B87"/>
    <w:rsid w:val="00CD0EB2"/>
    <w:rsid w:val="00CD0F24"/>
    <w:rsid w:val="00CD10B7"/>
    <w:rsid w:val="00CD1532"/>
    <w:rsid w:val="00CD23C7"/>
    <w:rsid w:val="00CD254E"/>
    <w:rsid w:val="00CD2717"/>
    <w:rsid w:val="00CD2C60"/>
    <w:rsid w:val="00CD3B9A"/>
    <w:rsid w:val="00CD4E22"/>
    <w:rsid w:val="00CD52F0"/>
    <w:rsid w:val="00CD5856"/>
    <w:rsid w:val="00CD588B"/>
    <w:rsid w:val="00CD5F53"/>
    <w:rsid w:val="00CD5FA2"/>
    <w:rsid w:val="00CE0113"/>
    <w:rsid w:val="00CE029A"/>
    <w:rsid w:val="00CE061C"/>
    <w:rsid w:val="00CE0895"/>
    <w:rsid w:val="00CE1543"/>
    <w:rsid w:val="00CE23F5"/>
    <w:rsid w:val="00CE2C6F"/>
    <w:rsid w:val="00CE4A3C"/>
    <w:rsid w:val="00CE5D50"/>
    <w:rsid w:val="00CE624D"/>
    <w:rsid w:val="00CE6C6C"/>
    <w:rsid w:val="00CE74B8"/>
    <w:rsid w:val="00CE79A4"/>
    <w:rsid w:val="00CF0352"/>
    <w:rsid w:val="00CF05DA"/>
    <w:rsid w:val="00CF0742"/>
    <w:rsid w:val="00CF0BDB"/>
    <w:rsid w:val="00CF1329"/>
    <w:rsid w:val="00CF14F4"/>
    <w:rsid w:val="00CF2132"/>
    <w:rsid w:val="00CF259D"/>
    <w:rsid w:val="00CF27A0"/>
    <w:rsid w:val="00CF2E0A"/>
    <w:rsid w:val="00CF3BED"/>
    <w:rsid w:val="00CF3E7F"/>
    <w:rsid w:val="00CF40FD"/>
    <w:rsid w:val="00CF42F7"/>
    <w:rsid w:val="00CF45C1"/>
    <w:rsid w:val="00CF51E4"/>
    <w:rsid w:val="00CF5309"/>
    <w:rsid w:val="00CF596C"/>
    <w:rsid w:val="00CF5DC2"/>
    <w:rsid w:val="00CF604F"/>
    <w:rsid w:val="00CF6784"/>
    <w:rsid w:val="00CF699D"/>
    <w:rsid w:val="00CF6A36"/>
    <w:rsid w:val="00CF7F29"/>
    <w:rsid w:val="00D01221"/>
    <w:rsid w:val="00D024FD"/>
    <w:rsid w:val="00D02630"/>
    <w:rsid w:val="00D03108"/>
    <w:rsid w:val="00D039A1"/>
    <w:rsid w:val="00D03BE6"/>
    <w:rsid w:val="00D03DD1"/>
    <w:rsid w:val="00D03DD5"/>
    <w:rsid w:val="00D04299"/>
    <w:rsid w:val="00D04680"/>
    <w:rsid w:val="00D047F0"/>
    <w:rsid w:val="00D04F4A"/>
    <w:rsid w:val="00D04F9F"/>
    <w:rsid w:val="00D0520B"/>
    <w:rsid w:val="00D05330"/>
    <w:rsid w:val="00D0594A"/>
    <w:rsid w:val="00D05C2B"/>
    <w:rsid w:val="00D06945"/>
    <w:rsid w:val="00D07013"/>
    <w:rsid w:val="00D1037B"/>
    <w:rsid w:val="00D1238A"/>
    <w:rsid w:val="00D128B9"/>
    <w:rsid w:val="00D12AB4"/>
    <w:rsid w:val="00D12DAB"/>
    <w:rsid w:val="00D12E32"/>
    <w:rsid w:val="00D14FC3"/>
    <w:rsid w:val="00D15954"/>
    <w:rsid w:val="00D165EA"/>
    <w:rsid w:val="00D166C5"/>
    <w:rsid w:val="00D16B1A"/>
    <w:rsid w:val="00D171E6"/>
    <w:rsid w:val="00D20158"/>
    <w:rsid w:val="00D217AD"/>
    <w:rsid w:val="00D217B8"/>
    <w:rsid w:val="00D21A9F"/>
    <w:rsid w:val="00D2237C"/>
    <w:rsid w:val="00D224A0"/>
    <w:rsid w:val="00D22DEC"/>
    <w:rsid w:val="00D23787"/>
    <w:rsid w:val="00D24405"/>
    <w:rsid w:val="00D247D9"/>
    <w:rsid w:val="00D26935"/>
    <w:rsid w:val="00D27279"/>
    <w:rsid w:val="00D27DD8"/>
    <w:rsid w:val="00D3271B"/>
    <w:rsid w:val="00D33C35"/>
    <w:rsid w:val="00D34E9D"/>
    <w:rsid w:val="00D354AD"/>
    <w:rsid w:val="00D35A68"/>
    <w:rsid w:val="00D35E15"/>
    <w:rsid w:val="00D36F35"/>
    <w:rsid w:val="00D375F3"/>
    <w:rsid w:val="00D400A9"/>
    <w:rsid w:val="00D406C9"/>
    <w:rsid w:val="00D40854"/>
    <w:rsid w:val="00D40F62"/>
    <w:rsid w:val="00D4192C"/>
    <w:rsid w:val="00D43A67"/>
    <w:rsid w:val="00D44D37"/>
    <w:rsid w:val="00D450B2"/>
    <w:rsid w:val="00D465BE"/>
    <w:rsid w:val="00D46D98"/>
    <w:rsid w:val="00D46F17"/>
    <w:rsid w:val="00D471E2"/>
    <w:rsid w:val="00D47A88"/>
    <w:rsid w:val="00D5004F"/>
    <w:rsid w:val="00D50AE8"/>
    <w:rsid w:val="00D51AAB"/>
    <w:rsid w:val="00D51C22"/>
    <w:rsid w:val="00D52376"/>
    <w:rsid w:val="00D52505"/>
    <w:rsid w:val="00D52E56"/>
    <w:rsid w:val="00D540E4"/>
    <w:rsid w:val="00D54191"/>
    <w:rsid w:val="00D553D0"/>
    <w:rsid w:val="00D55BE0"/>
    <w:rsid w:val="00D55D46"/>
    <w:rsid w:val="00D560E7"/>
    <w:rsid w:val="00D5662B"/>
    <w:rsid w:val="00D56B12"/>
    <w:rsid w:val="00D57755"/>
    <w:rsid w:val="00D60DEA"/>
    <w:rsid w:val="00D61830"/>
    <w:rsid w:val="00D65950"/>
    <w:rsid w:val="00D6622C"/>
    <w:rsid w:val="00D66E2E"/>
    <w:rsid w:val="00D67DEB"/>
    <w:rsid w:val="00D7017D"/>
    <w:rsid w:val="00D70D73"/>
    <w:rsid w:val="00D71730"/>
    <w:rsid w:val="00D71B40"/>
    <w:rsid w:val="00D73591"/>
    <w:rsid w:val="00D74C00"/>
    <w:rsid w:val="00D75DA5"/>
    <w:rsid w:val="00D761D0"/>
    <w:rsid w:val="00D767DC"/>
    <w:rsid w:val="00D76A6B"/>
    <w:rsid w:val="00D77114"/>
    <w:rsid w:val="00D773C6"/>
    <w:rsid w:val="00D77A24"/>
    <w:rsid w:val="00D802E4"/>
    <w:rsid w:val="00D80BED"/>
    <w:rsid w:val="00D80C6E"/>
    <w:rsid w:val="00D81942"/>
    <w:rsid w:val="00D81C0C"/>
    <w:rsid w:val="00D82161"/>
    <w:rsid w:val="00D82FA9"/>
    <w:rsid w:val="00D8355E"/>
    <w:rsid w:val="00D83909"/>
    <w:rsid w:val="00D83A6C"/>
    <w:rsid w:val="00D83FCA"/>
    <w:rsid w:val="00D84D60"/>
    <w:rsid w:val="00D85113"/>
    <w:rsid w:val="00D8606E"/>
    <w:rsid w:val="00D8678A"/>
    <w:rsid w:val="00D87139"/>
    <w:rsid w:val="00D87B26"/>
    <w:rsid w:val="00D90BC1"/>
    <w:rsid w:val="00D90E02"/>
    <w:rsid w:val="00D90E94"/>
    <w:rsid w:val="00D917C4"/>
    <w:rsid w:val="00D92E97"/>
    <w:rsid w:val="00D93145"/>
    <w:rsid w:val="00D932E0"/>
    <w:rsid w:val="00D938D4"/>
    <w:rsid w:val="00D939CB"/>
    <w:rsid w:val="00D963C9"/>
    <w:rsid w:val="00D96557"/>
    <w:rsid w:val="00D96867"/>
    <w:rsid w:val="00D971E7"/>
    <w:rsid w:val="00D97897"/>
    <w:rsid w:val="00D97A8A"/>
    <w:rsid w:val="00DA04E1"/>
    <w:rsid w:val="00DA0DFD"/>
    <w:rsid w:val="00DA1ACE"/>
    <w:rsid w:val="00DA1DE1"/>
    <w:rsid w:val="00DA2050"/>
    <w:rsid w:val="00DA2904"/>
    <w:rsid w:val="00DA38B7"/>
    <w:rsid w:val="00DA3D79"/>
    <w:rsid w:val="00DA3FFD"/>
    <w:rsid w:val="00DA4813"/>
    <w:rsid w:val="00DA491C"/>
    <w:rsid w:val="00DA4A22"/>
    <w:rsid w:val="00DA5962"/>
    <w:rsid w:val="00DA5AE0"/>
    <w:rsid w:val="00DA5B2E"/>
    <w:rsid w:val="00DA5C16"/>
    <w:rsid w:val="00DA5D8A"/>
    <w:rsid w:val="00DA797D"/>
    <w:rsid w:val="00DA7F60"/>
    <w:rsid w:val="00DB15A0"/>
    <w:rsid w:val="00DB1A70"/>
    <w:rsid w:val="00DB447A"/>
    <w:rsid w:val="00DB4A80"/>
    <w:rsid w:val="00DB58FB"/>
    <w:rsid w:val="00DB5F47"/>
    <w:rsid w:val="00DB6625"/>
    <w:rsid w:val="00DB74CB"/>
    <w:rsid w:val="00DB7F62"/>
    <w:rsid w:val="00DC0520"/>
    <w:rsid w:val="00DC19D1"/>
    <w:rsid w:val="00DC2C3F"/>
    <w:rsid w:val="00DC3040"/>
    <w:rsid w:val="00DC30A4"/>
    <w:rsid w:val="00DC3139"/>
    <w:rsid w:val="00DC3801"/>
    <w:rsid w:val="00DC3E81"/>
    <w:rsid w:val="00DC46CC"/>
    <w:rsid w:val="00DC4737"/>
    <w:rsid w:val="00DC58E6"/>
    <w:rsid w:val="00DC5965"/>
    <w:rsid w:val="00DC67CB"/>
    <w:rsid w:val="00DC7BE5"/>
    <w:rsid w:val="00DD0EE2"/>
    <w:rsid w:val="00DD171A"/>
    <w:rsid w:val="00DD2460"/>
    <w:rsid w:val="00DD30DE"/>
    <w:rsid w:val="00DD3B68"/>
    <w:rsid w:val="00DD4D7D"/>
    <w:rsid w:val="00DD53F9"/>
    <w:rsid w:val="00DD672C"/>
    <w:rsid w:val="00DD6A2F"/>
    <w:rsid w:val="00DD75D0"/>
    <w:rsid w:val="00DD7956"/>
    <w:rsid w:val="00DD7B60"/>
    <w:rsid w:val="00DD7DEB"/>
    <w:rsid w:val="00DE018D"/>
    <w:rsid w:val="00DE0E6F"/>
    <w:rsid w:val="00DE1018"/>
    <w:rsid w:val="00DE12BF"/>
    <w:rsid w:val="00DE14A0"/>
    <w:rsid w:val="00DE1A1C"/>
    <w:rsid w:val="00DE21D1"/>
    <w:rsid w:val="00DE24A1"/>
    <w:rsid w:val="00DE3AD1"/>
    <w:rsid w:val="00DE4264"/>
    <w:rsid w:val="00DE4750"/>
    <w:rsid w:val="00DE5462"/>
    <w:rsid w:val="00DE5AD9"/>
    <w:rsid w:val="00DE6C1F"/>
    <w:rsid w:val="00DE7E9A"/>
    <w:rsid w:val="00DF009B"/>
    <w:rsid w:val="00DF0228"/>
    <w:rsid w:val="00DF0FA9"/>
    <w:rsid w:val="00DF1F4E"/>
    <w:rsid w:val="00DF2183"/>
    <w:rsid w:val="00DF3271"/>
    <w:rsid w:val="00DF353E"/>
    <w:rsid w:val="00DF36A2"/>
    <w:rsid w:val="00DF45A7"/>
    <w:rsid w:val="00DF4CCE"/>
    <w:rsid w:val="00DF5663"/>
    <w:rsid w:val="00DF65BD"/>
    <w:rsid w:val="00DF7C1E"/>
    <w:rsid w:val="00E00458"/>
    <w:rsid w:val="00E006E3"/>
    <w:rsid w:val="00E00993"/>
    <w:rsid w:val="00E00F11"/>
    <w:rsid w:val="00E01291"/>
    <w:rsid w:val="00E01B74"/>
    <w:rsid w:val="00E02281"/>
    <w:rsid w:val="00E030FD"/>
    <w:rsid w:val="00E03319"/>
    <w:rsid w:val="00E038E6"/>
    <w:rsid w:val="00E03A4C"/>
    <w:rsid w:val="00E0440C"/>
    <w:rsid w:val="00E04991"/>
    <w:rsid w:val="00E04D9B"/>
    <w:rsid w:val="00E0525B"/>
    <w:rsid w:val="00E06321"/>
    <w:rsid w:val="00E071E4"/>
    <w:rsid w:val="00E0731E"/>
    <w:rsid w:val="00E07602"/>
    <w:rsid w:val="00E07A5C"/>
    <w:rsid w:val="00E10DD6"/>
    <w:rsid w:val="00E110C3"/>
    <w:rsid w:val="00E12BA4"/>
    <w:rsid w:val="00E130DE"/>
    <w:rsid w:val="00E132AF"/>
    <w:rsid w:val="00E138B0"/>
    <w:rsid w:val="00E152AD"/>
    <w:rsid w:val="00E1694B"/>
    <w:rsid w:val="00E16C2D"/>
    <w:rsid w:val="00E1741F"/>
    <w:rsid w:val="00E17740"/>
    <w:rsid w:val="00E202A2"/>
    <w:rsid w:val="00E20934"/>
    <w:rsid w:val="00E20A73"/>
    <w:rsid w:val="00E21152"/>
    <w:rsid w:val="00E21A54"/>
    <w:rsid w:val="00E2318B"/>
    <w:rsid w:val="00E23297"/>
    <w:rsid w:val="00E23B9B"/>
    <w:rsid w:val="00E23C78"/>
    <w:rsid w:val="00E23D1F"/>
    <w:rsid w:val="00E24E99"/>
    <w:rsid w:val="00E25126"/>
    <w:rsid w:val="00E25966"/>
    <w:rsid w:val="00E2639D"/>
    <w:rsid w:val="00E27F24"/>
    <w:rsid w:val="00E31713"/>
    <w:rsid w:val="00E31B3C"/>
    <w:rsid w:val="00E31EB2"/>
    <w:rsid w:val="00E326E2"/>
    <w:rsid w:val="00E32A0D"/>
    <w:rsid w:val="00E32A11"/>
    <w:rsid w:val="00E32AD6"/>
    <w:rsid w:val="00E32E19"/>
    <w:rsid w:val="00E3307B"/>
    <w:rsid w:val="00E33BD2"/>
    <w:rsid w:val="00E3432E"/>
    <w:rsid w:val="00E34A52"/>
    <w:rsid w:val="00E34E6C"/>
    <w:rsid w:val="00E35035"/>
    <w:rsid w:val="00E35C2D"/>
    <w:rsid w:val="00E35C7B"/>
    <w:rsid w:val="00E35CAB"/>
    <w:rsid w:val="00E370C1"/>
    <w:rsid w:val="00E372D8"/>
    <w:rsid w:val="00E379C2"/>
    <w:rsid w:val="00E37AF6"/>
    <w:rsid w:val="00E37C95"/>
    <w:rsid w:val="00E408CA"/>
    <w:rsid w:val="00E40C42"/>
    <w:rsid w:val="00E41792"/>
    <w:rsid w:val="00E4181B"/>
    <w:rsid w:val="00E41AC9"/>
    <w:rsid w:val="00E429BA"/>
    <w:rsid w:val="00E43C17"/>
    <w:rsid w:val="00E443FC"/>
    <w:rsid w:val="00E44755"/>
    <w:rsid w:val="00E44C91"/>
    <w:rsid w:val="00E44E27"/>
    <w:rsid w:val="00E45E38"/>
    <w:rsid w:val="00E46E21"/>
    <w:rsid w:val="00E4797C"/>
    <w:rsid w:val="00E47A88"/>
    <w:rsid w:val="00E51898"/>
    <w:rsid w:val="00E51AF7"/>
    <w:rsid w:val="00E5242D"/>
    <w:rsid w:val="00E5286C"/>
    <w:rsid w:val="00E52982"/>
    <w:rsid w:val="00E53381"/>
    <w:rsid w:val="00E533FD"/>
    <w:rsid w:val="00E53C6B"/>
    <w:rsid w:val="00E5530C"/>
    <w:rsid w:val="00E554D8"/>
    <w:rsid w:val="00E5572D"/>
    <w:rsid w:val="00E5583F"/>
    <w:rsid w:val="00E55A40"/>
    <w:rsid w:val="00E57C86"/>
    <w:rsid w:val="00E6126C"/>
    <w:rsid w:val="00E61295"/>
    <w:rsid w:val="00E61980"/>
    <w:rsid w:val="00E626F7"/>
    <w:rsid w:val="00E62CCA"/>
    <w:rsid w:val="00E6365E"/>
    <w:rsid w:val="00E64B9F"/>
    <w:rsid w:val="00E6538A"/>
    <w:rsid w:val="00E65A1E"/>
    <w:rsid w:val="00E66BB5"/>
    <w:rsid w:val="00E671D1"/>
    <w:rsid w:val="00E67724"/>
    <w:rsid w:val="00E6774B"/>
    <w:rsid w:val="00E70D93"/>
    <w:rsid w:val="00E71229"/>
    <w:rsid w:val="00E71CEB"/>
    <w:rsid w:val="00E71F4D"/>
    <w:rsid w:val="00E72A6D"/>
    <w:rsid w:val="00E7378A"/>
    <w:rsid w:val="00E73801"/>
    <w:rsid w:val="00E73B87"/>
    <w:rsid w:val="00E73EA9"/>
    <w:rsid w:val="00E7471B"/>
    <w:rsid w:val="00E749CC"/>
    <w:rsid w:val="00E74D2B"/>
    <w:rsid w:val="00E74E87"/>
    <w:rsid w:val="00E75DDE"/>
    <w:rsid w:val="00E7666B"/>
    <w:rsid w:val="00E77802"/>
    <w:rsid w:val="00E77B02"/>
    <w:rsid w:val="00E77DFB"/>
    <w:rsid w:val="00E80212"/>
    <w:rsid w:val="00E8134D"/>
    <w:rsid w:val="00E824B6"/>
    <w:rsid w:val="00E8470B"/>
    <w:rsid w:val="00E84FC0"/>
    <w:rsid w:val="00E857E2"/>
    <w:rsid w:val="00E86088"/>
    <w:rsid w:val="00E86ADE"/>
    <w:rsid w:val="00E90B1E"/>
    <w:rsid w:val="00E90D91"/>
    <w:rsid w:val="00E9171A"/>
    <w:rsid w:val="00E91743"/>
    <w:rsid w:val="00E91845"/>
    <w:rsid w:val="00E91F03"/>
    <w:rsid w:val="00E91F08"/>
    <w:rsid w:val="00E937CB"/>
    <w:rsid w:val="00E94D92"/>
    <w:rsid w:val="00E94E6F"/>
    <w:rsid w:val="00E962C0"/>
    <w:rsid w:val="00E962DE"/>
    <w:rsid w:val="00E9636A"/>
    <w:rsid w:val="00EA06E7"/>
    <w:rsid w:val="00EA09DB"/>
    <w:rsid w:val="00EA0CF7"/>
    <w:rsid w:val="00EA1499"/>
    <w:rsid w:val="00EA29A4"/>
    <w:rsid w:val="00EA3D43"/>
    <w:rsid w:val="00EA3EA8"/>
    <w:rsid w:val="00EA6487"/>
    <w:rsid w:val="00EA64EF"/>
    <w:rsid w:val="00EA6D4D"/>
    <w:rsid w:val="00EA6F82"/>
    <w:rsid w:val="00EB036D"/>
    <w:rsid w:val="00EB074C"/>
    <w:rsid w:val="00EB15B5"/>
    <w:rsid w:val="00EB1D38"/>
    <w:rsid w:val="00EB269B"/>
    <w:rsid w:val="00EB26F3"/>
    <w:rsid w:val="00EB27C7"/>
    <w:rsid w:val="00EB2B0B"/>
    <w:rsid w:val="00EB48F4"/>
    <w:rsid w:val="00EB543D"/>
    <w:rsid w:val="00EB65F2"/>
    <w:rsid w:val="00EB6B30"/>
    <w:rsid w:val="00EB74A4"/>
    <w:rsid w:val="00EB7BBE"/>
    <w:rsid w:val="00EC0288"/>
    <w:rsid w:val="00EC0BBE"/>
    <w:rsid w:val="00EC0BF9"/>
    <w:rsid w:val="00EC13DE"/>
    <w:rsid w:val="00EC1581"/>
    <w:rsid w:val="00EC2442"/>
    <w:rsid w:val="00EC2A88"/>
    <w:rsid w:val="00EC3B6E"/>
    <w:rsid w:val="00EC3CF3"/>
    <w:rsid w:val="00EC3E0F"/>
    <w:rsid w:val="00EC5DE1"/>
    <w:rsid w:val="00EC6018"/>
    <w:rsid w:val="00ED00F0"/>
    <w:rsid w:val="00ED0EC9"/>
    <w:rsid w:val="00ED13E5"/>
    <w:rsid w:val="00ED2883"/>
    <w:rsid w:val="00ED33BC"/>
    <w:rsid w:val="00ED33DE"/>
    <w:rsid w:val="00ED3476"/>
    <w:rsid w:val="00ED3566"/>
    <w:rsid w:val="00ED52BD"/>
    <w:rsid w:val="00ED5B9B"/>
    <w:rsid w:val="00ED61B3"/>
    <w:rsid w:val="00ED6CC6"/>
    <w:rsid w:val="00ED6CE7"/>
    <w:rsid w:val="00EE245A"/>
    <w:rsid w:val="00EE29A8"/>
    <w:rsid w:val="00EE2B34"/>
    <w:rsid w:val="00EE2B3F"/>
    <w:rsid w:val="00EE3604"/>
    <w:rsid w:val="00EE3880"/>
    <w:rsid w:val="00EE3A9F"/>
    <w:rsid w:val="00EE3E76"/>
    <w:rsid w:val="00EE3EBB"/>
    <w:rsid w:val="00EE43BB"/>
    <w:rsid w:val="00EE51C2"/>
    <w:rsid w:val="00EE5236"/>
    <w:rsid w:val="00EE66AC"/>
    <w:rsid w:val="00EE6B4D"/>
    <w:rsid w:val="00EE7241"/>
    <w:rsid w:val="00EE78C6"/>
    <w:rsid w:val="00EF02BB"/>
    <w:rsid w:val="00EF0477"/>
    <w:rsid w:val="00EF0AD9"/>
    <w:rsid w:val="00EF21C1"/>
    <w:rsid w:val="00EF461E"/>
    <w:rsid w:val="00EF4FFD"/>
    <w:rsid w:val="00EF5032"/>
    <w:rsid w:val="00EF517C"/>
    <w:rsid w:val="00EF568A"/>
    <w:rsid w:val="00EF66F8"/>
    <w:rsid w:val="00F0007C"/>
    <w:rsid w:val="00F00213"/>
    <w:rsid w:val="00F00802"/>
    <w:rsid w:val="00F00888"/>
    <w:rsid w:val="00F00AE8"/>
    <w:rsid w:val="00F01B1C"/>
    <w:rsid w:val="00F020C4"/>
    <w:rsid w:val="00F02EE7"/>
    <w:rsid w:val="00F04236"/>
    <w:rsid w:val="00F049FD"/>
    <w:rsid w:val="00F055D7"/>
    <w:rsid w:val="00F05804"/>
    <w:rsid w:val="00F061B0"/>
    <w:rsid w:val="00F061D9"/>
    <w:rsid w:val="00F06DDE"/>
    <w:rsid w:val="00F1152B"/>
    <w:rsid w:val="00F117EE"/>
    <w:rsid w:val="00F11FBD"/>
    <w:rsid w:val="00F125E2"/>
    <w:rsid w:val="00F1290A"/>
    <w:rsid w:val="00F1305D"/>
    <w:rsid w:val="00F13525"/>
    <w:rsid w:val="00F13DBF"/>
    <w:rsid w:val="00F13FB8"/>
    <w:rsid w:val="00F141B3"/>
    <w:rsid w:val="00F143C6"/>
    <w:rsid w:val="00F144BE"/>
    <w:rsid w:val="00F146DA"/>
    <w:rsid w:val="00F1475F"/>
    <w:rsid w:val="00F14C13"/>
    <w:rsid w:val="00F15940"/>
    <w:rsid w:val="00F15B70"/>
    <w:rsid w:val="00F16653"/>
    <w:rsid w:val="00F17AF7"/>
    <w:rsid w:val="00F20302"/>
    <w:rsid w:val="00F20A86"/>
    <w:rsid w:val="00F20CE6"/>
    <w:rsid w:val="00F20DDF"/>
    <w:rsid w:val="00F238D5"/>
    <w:rsid w:val="00F24B82"/>
    <w:rsid w:val="00F24D5E"/>
    <w:rsid w:val="00F25DEE"/>
    <w:rsid w:val="00F269D0"/>
    <w:rsid w:val="00F26B70"/>
    <w:rsid w:val="00F27FD8"/>
    <w:rsid w:val="00F3245F"/>
    <w:rsid w:val="00F32C34"/>
    <w:rsid w:val="00F32FC8"/>
    <w:rsid w:val="00F33B61"/>
    <w:rsid w:val="00F34312"/>
    <w:rsid w:val="00F35AA7"/>
    <w:rsid w:val="00F35BD2"/>
    <w:rsid w:val="00F36103"/>
    <w:rsid w:val="00F36175"/>
    <w:rsid w:val="00F36342"/>
    <w:rsid w:val="00F36784"/>
    <w:rsid w:val="00F36C2C"/>
    <w:rsid w:val="00F36E43"/>
    <w:rsid w:val="00F37012"/>
    <w:rsid w:val="00F37097"/>
    <w:rsid w:val="00F379D3"/>
    <w:rsid w:val="00F40EF0"/>
    <w:rsid w:val="00F40FDE"/>
    <w:rsid w:val="00F413AE"/>
    <w:rsid w:val="00F416DC"/>
    <w:rsid w:val="00F41F15"/>
    <w:rsid w:val="00F42E71"/>
    <w:rsid w:val="00F431D8"/>
    <w:rsid w:val="00F433F1"/>
    <w:rsid w:val="00F43568"/>
    <w:rsid w:val="00F4566A"/>
    <w:rsid w:val="00F4589E"/>
    <w:rsid w:val="00F46364"/>
    <w:rsid w:val="00F469AD"/>
    <w:rsid w:val="00F46C5C"/>
    <w:rsid w:val="00F47305"/>
    <w:rsid w:val="00F475CD"/>
    <w:rsid w:val="00F5026F"/>
    <w:rsid w:val="00F50C5E"/>
    <w:rsid w:val="00F50CA6"/>
    <w:rsid w:val="00F512A5"/>
    <w:rsid w:val="00F512C3"/>
    <w:rsid w:val="00F51733"/>
    <w:rsid w:val="00F5243F"/>
    <w:rsid w:val="00F528F5"/>
    <w:rsid w:val="00F533DD"/>
    <w:rsid w:val="00F53FD6"/>
    <w:rsid w:val="00F542BE"/>
    <w:rsid w:val="00F54943"/>
    <w:rsid w:val="00F55431"/>
    <w:rsid w:val="00F5556B"/>
    <w:rsid w:val="00F567AF"/>
    <w:rsid w:val="00F56808"/>
    <w:rsid w:val="00F576B2"/>
    <w:rsid w:val="00F57C3A"/>
    <w:rsid w:val="00F6072A"/>
    <w:rsid w:val="00F609F4"/>
    <w:rsid w:val="00F6179C"/>
    <w:rsid w:val="00F62416"/>
    <w:rsid w:val="00F627EB"/>
    <w:rsid w:val="00F62CE1"/>
    <w:rsid w:val="00F63349"/>
    <w:rsid w:val="00F64B87"/>
    <w:rsid w:val="00F651B0"/>
    <w:rsid w:val="00F651E0"/>
    <w:rsid w:val="00F665B1"/>
    <w:rsid w:val="00F66AA9"/>
    <w:rsid w:val="00F66EDD"/>
    <w:rsid w:val="00F67C42"/>
    <w:rsid w:val="00F67F59"/>
    <w:rsid w:val="00F67FE0"/>
    <w:rsid w:val="00F701D8"/>
    <w:rsid w:val="00F7041A"/>
    <w:rsid w:val="00F70A71"/>
    <w:rsid w:val="00F70C1A"/>
    <w:rsid w:val="00F7233B"/>
    <w:rsid w:val="00F7432E"/>
    <w:rsid w:val="00F746C6"/>
    <w:rsid w:val="00F74CD7"/>
    <w:rsid w:val="00F75009"/>
    <w:rsid w:val="00F75878"/>
    <w:rsid w:val="00F767C8"/>
    <w:rsid w:val="00F76ABE"/>
    <w:rsid w:val="00F76BBC"/>
    <w:rsid w:val="00F8088C"/>
    <w:rsid w:val="00F8098F"/>
    <w:rsid w:val="00F80D95"/>
    <w:rsid w:val="00F813A9"/>
    <w:rsid w:val="00F81C79"/>
    <w:rsid w:val="00F82850"/>
    <w:rsid w:val="00F83045"/>
    <w:rsid w:val="00F841F4"/>
    <w:rsid w:val="00F84947"/>
    <w:rsid w:val="00F84EEF"/>
    <w:rsid w:val="00F85062"/>
    <w:rsid w:val="00F863E7"/>
    <w:rsid w:val="00F8659A"/>
    <w:rsid w:val="00F8774B"/>
    <w:rsid w:val="00F9031E"/>
    <w:rsid w:val="00F90585"/>
    <w:rsid w:val="00F90604"/>
    <w:rsid w:val="00F922ED"/>
    <w:rsid w:val="00F937E0"/>
    <w:rsid w:val="00F93971"/>
    <w:rsid w:val="00F93AC9"/>
    <w:rsid w:val="00F93B6E"/>
    <w:rsid w:val="00F93C44"/>
    <w:rsid w:val="00F940EF"/>
    <w:rsid w:val="00F94343"/>
    <w:rsid w:val="00F94A8C"/>
    <w:rsid w:val="00F95AAE"/>
    <w:rsid w:val="00F9621D"/>
    <w:rsid w:val="00F9792B"/>
    <w:rsid w:val="00FA0A7C"/>
    <w:rsid w:val="00FA1262"/>
    <w:rsid w:val="00FA1273"/>
    <w:rsid w:val="00FA1770"/>
    <w:rsid w:val="00FA5000"/>
    <w:rsid w:val="00FA5045"/>
    <w:rsid w:val="00FA54EA"/>
    <w:rsid w:val="00FA567F"/>
    <w:rsid w:val="00FA617E"/>
    <w:rsid w:val="00FA6584"/>
    <w:rsid w:val="00FA6832"/>
    <w:rsid w:val="00FA6BAF"/>
    <w:rsid w:val="00FA6DBC"/>
    <w:rsid w:val="00FA7A3D"/>
    <w:rsid w:val="00FB0267"/>
    <w:rsid w:val="00FB038E"/>
    <w:rsid w:val="00FB118A"/>
    <w:rsid w:val="00FB1354"/>
    <w:rsid w:val="00FB1D9A"/>
    <w:rsid w:val="00FB2303"/>
    <w:rsid w:val="00FB2535"/>
    <w:rsid w:val="00FB2AE0"/>
    <w:rsid w:val="00FB2BF0"/>
    <w:rsid w:val="00FB33F3"/>
    <w:rsid w:val="00FB3ABD"/>
    <w:rsid w:val="00FB3B7F"/>
    <w:rsid w:val="00FB4BDF"/>
    <w:rsid w:val="00FB4D66"/>
    <w:rsid w:val="00FB62B0"/>
    <w:rsid w:val="00FB6C26"/>
    <w:rsid w:val="00FB794C"/>
    <w:rsid w:val="00FB79C7"/>
    <w:rsid w:val="00FC052C"/>
    <w:rsid w:val="00FC0C19"/>
    <w:rsid w:val="00FC1645"/>
    <w:rsid w:val="00FC2071"/>
    <w:rsid w:val="00FC2228"/>
    <w:rsid w:val="00FC28EF"/>
    <w:rsid w:val="00FC3858"/>
    <w:rsid w:val="00FC3F9A"/>
    <w:rsid w:val="00FC4267"/>
    <w:rsid w:val="00FC4654"/>
    <w:rsid w:val="00FC5652"/>
    <w:rsid w:val="00FC6B12"/>
    <w:rsid w:val="00FC745D"/>
    <w:rsid w:val="00FC7EC9"/>
    <w:rsid w:val="00FD06DC"/>
    <w:rsid w:val="00FD0A64"/>
    <w:rsid w:val="00FD0AAD"/>
    <w:rsid w:val="00FD0D38"/>
    <w:rsid w:val="00FD0FAB"/>
    <w:rsid w:val="00FD1088"/>
    <w:rsid w:val="00FD1238"/>
    <w:rsid w:val="00FD190E"/>
    <w:rsid w:val="00FD2567"/>
    <w:rsid w:val="00FD3A16"/>
    <w:rsid w:val="00FD3B4A"/>
    <w:rsid w:val="00FD459D"/>
    <w:rsid w:val="00FD63B6"/>
    <w:rsid w:val="00FD64BB"/>
    <w:rsid w:val="00FD7EB7"/>
    <w:rsid w:val="00FE0B14"/>
    <w:rsid w:val="00FE0CC6"/>
    <w:rsid w:val="00FE1301"/>
    <w:rsid w:val="00FE1913"/>
    <w:rsid w:val="00FE1FD8"/>
    <w:rsid w:val="00FE29F8"/>
    <w:rsid w:val="00FE2D90"/>
    <w:rsid w:val="00FE36DC"/>
    <w:rsid w:val="00FE6361"/>
    <w:rsid w:val="00FE6923"/>
    <w:rsid w:val="00FE7E3E"/>
    <w:rsid w:val="00FF0486"/>
    <w:rsid w:val="00FF121F"/>
    <w:rsid w:val="00FF1B6F"/>
    <w:rsid w:val="00FF35E5"/>
    <w:rsid w:val="00FF3B18"/>
    <w:rsid w:val="00FF3E91"/>
    <w:rsid w:val="00FF4134"/>
    <w:rsid w:val="00FF43BF"/>
    <w:rsid w:val="00FF4837"/>
    <w:rsid w:val="00FF57A7"/>
    <w:rsid w:val="00FF63BA"/>
    <w:rsid w:val="00FF72AF"/>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4784DF"/>
  <w15:chartTrackingRefBased/>
  <w15:docId w15:val="{96D72343-71C4-451A-8F79-13EEBD275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0F42"/>
    <w:pPr>
      <w:spacing w:line="360" w:lineRule="auto"/>
      <w:jc w:val="both"/>
    </w:pPr>
    <w:rPr>
      <w:rFonts w:eastAsiaTheme="minorEastAsia"/>
      <w:sz w:val="24"/>
      <w:lang w:val="en-US" w:eastAsia="en-GB"/>
    </w:rPr>
  </w:style>
  <w:style w:type="paragraph" w:styleId="Heading1">
    <w:name w:val="heading 1"/>
    <w:basedOn w:val="Normal"/>
    <w:next w:val="Normal"/>
    <w:link w:val="Heading1Char"/>
    <w:uiPriority w:val="9"/>
    <w:qFormat/>
    <w:rsid w:val="007B0F42"/>
    <w:pPr>
      <w:keepNext/>
      <w:keepLines/>
      <w:spacing w:before="240" w:after="24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7B0F42"/>
    <w:pPr>
      <w:keepNext/>
      <w:keepLines/>
      <w:spacing w:before="120" w:after="24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463F5F"/>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6F5CF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F42"/>
    <w:rPr>
      <w:rFonts w:asciiTheme="majorHAnsi" w:eastAsiaTheme="majorEastAsia" w:hAnsiTheme="majorHAnsi" w:cstheme="majorBidi"/>
      <w:color w:val="262626" w:themeColor="text1" w:themeTint="D9"/>
      <w:sz w:val="32"/>
      <w:szCs w:val="32"/>
      <w:lang w:val="en-US" w:eastAsia="en-GB"/>
    </w:rPr>
  </w:style>
  <w:style w:type="character" w:customStyle="1" w:styleId="Heading2Char">
    <w:name w:val="Heading 2 Char"/>
    <w:basedOn w:val="DefaultParagraphFont"/>
    <w:link w:val="Heading2"/>
    <w:uiPriority w:val="9"/>
    <w:rsid w:val="007B0F42"/>
    <w:rPr>
      <w:rFonts w:asciiTheme="majorHAnsi" w:eastAsiaTheme="majorEastAsia" w:hAnsiTheme="majorHAnsi" w:cstheme="majorBidi"/>
      <w:color w:val="262626" w:themeColor="text1" w:themeTint="D9"/>
      <w:sz w:val="28"/>
      <w:szCs w:val="28"/>
      <w:lang w:val="en-US" w:eastAsia="en-GB"/>
    </w:rPr>
  </w:style>
  <w:style w:type="paragraph" w:styleId="Title">
    <w:name w:val="Title"/>
    <w:basedOn w:val="Normal"/>
    <w:next w:val="Normal"/>
    <w:link w:val="TitleChar"/>
    <w:uiPriority w:val="10"/>
    <w:qFormat/>
    <w:rsid w:val="007B0F42"/>
    <w:pPr>
      <w:spacing w:after="240" w:line="240" w:lineRule="auto"/>
      <w:contextualSpacing/>
      <w:jc w:val="center"/>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7B0F42"/>
    <w:rPr>
      <w:rFonts w:asciiTheme="majorHAnsi" w:eastAsiaTheme="majorEastAsia" w:hAnsiTheme="majorHAnsi" w:cstheme="majorBidi"/>
      <w:spacing w:val="-10"/>
      <w:sz w:val="56"/>
      <w:szCs w:val="56"/>
      <w:lang w:val="en-US" w:eastAsia="en-GB"/>
    </w:rPr>
  </w:style>
  <w:style w:type="table" w:styleId="TableGrid">
    <w:name w:val="Table Grid"/>
    <w:basedOn w:val="TableNormal"/>
    <w:uiPriority w:val="39"/>
    <w:rsid w:val="007B0F42"/>
    <w:pPr>
      <w:spacing w:after="0" w:line="240" w:lineRule="auto"/>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6105E"/>
    <w:pPr>
      <w:spacing w:after="0" w:line="240" w:lineRule="auto"/>
      <w:jc w:val="both"/>
    </w:pPr>
    <w:rPr>
      <w:rFonts w:eastAsiaTheme="minorEastAsia"/>
      <w:sz w:val="24"/>
      <w:lang w:val="en-US" w:eastAsia="en-GB"/>
    </w:rPr>
  </w:style>
  <w:style w:type="paragraph" w:styleId="ListParagraph">
    <w:name w:val="List Paragraph"/>
    <w:basedOn w:val="Normal"/>
    <w:uiPriority w:val="34"/>
    <w:qFormat/>
    <w:rsid w:val="00447F40"/>
    <w:pPr>
      <w:ind w:left="720"/>
      <w:contextualSpacing/>
    </w:pPr>
  </w:style>
  <w:style w:type="character" w:styleId="PlaceholderText">
    <w:name w:val="Placeholder Text"/>
    <w:basedOn w:val="DefaultParagraphFont"/>
    <w:uiPriority w:val="99"/>
    <w:semiHidden/>
    <w:rsid w:val="0083166E"/>
    <w:rPr>
      <w:color w:val="808080"/>
    </w:rPr>
  </w:style>
  <w:style w:type="paragraph" w:styleId="Caption">
    <w:name w:val="caption"/>
    <w:basedOn w:val="Normal"/>
    <w:next w:val="Normal"/>
    <w:uiPriority w:val="35"/>
    <w:unhideWhenUsed/>
    <w:qFormat/>
    <w:rsid w:val="00BE04B3"/>
    <w:pPr>
      <w:spacing w:after="200" w:line="240" w:lineRule="auto"/>
    </w:pPr>
    <w:rPr>
      <w:i/>
      <w:iCs/>
      <w:color w:val="44546A" w:themeColor="text2"/>
      <w:sz w:val="20"/>
      <w:szCs w:val="18"/>
    </w:rPr>
  </w:style>
  <w:style w:type="character" w:styleId="IntenseReference">
    <w:name w:val="Intense Reference"/>
    <w:basedOn w:val="DefaultParagraphFont"/>
    <w:uiPriority w:val="32"/>
    <w:qFormat/>
    <w:rsid w:val="00BE04B3"/>
    <w:rPr>
      <w:rFonts w:asciiTheme="minorHAnsi" w:hAnsiTheme="minorHAnsi"/>
      <w:b/>
      <w:bCs/>
      <w:smallCaps/>
      <w:color w:val="4472C4" w:themeColor="accent1"/>
      <w:spacing w:val="5"/>
      <w:sz w:val="24"/>
    </w:rPr>
  </w:style>
  <w:style w:type="character" w:styleId="Hyperlink">
    <w:name w:val="Hyperlink"/>
    <w:basedOn w:val="DefaultParagraphFont"/>
    <w:uiPriority w:val="99"/>
    <w:unhideWhenUsed/>
    <w:rsid w:val="00B01D5E"/>
    <w:rPr>
      <w:color w:val="0000FF"/>
      <w:u w:val="single"/>
    </w:rPr>
  </w:style>
  <w:style w:type="paragraph" w:styleId="BalloonText">
    <w:name w:val="Balloon Text"/>
    <w:basedOn w:val="Normal"/>
    <w:link w:val="BalloonTextChar"/>
    <w:uiPriority w:val="99"/>
    <w:semiHidden/>
    <w:unhideWhenUsed/>
    <w:rsid w:val="00C821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21B8"/>
    <w:rPr>
      <w:rFonts w:ascii="Segoe UI" w:eastAsiaTheme="minorEastAsia" w:hAnsi="Segoe UI" w:cs="Segoe UI"/>
      <w:sz w:val="18"/>
      <w:szCs w:val="18"/>
      <w:lang w:val="en-US" w:eastAsia="en-GB"/>
    </w:rPr>
  </w:style>
  <w:style w:type="character" w:styleId="CommentReference">
    <w:name w:val="annotation reference"/>
    <w:basedOn w:val="DefaultParagraphFont"/>
    <w:uiPriority w:val="99"/>
    <w:semiHidden/>
    <w:unhideWhenUsed/>
    <w:rsid w:val="00AB105D"/>
    <w:rPr>
      <w:sz w:val="16"/>
      <w:szCs w:val="16"/>
    </w:rPr>
  </w:style>
  <w:style w:type="paragraph" w:styleId="CommentText">
    <w:name w:val="annotation text"/>
    <w:basedOn w:val="Normal"/>
    <w:link w:val="CommentTextChar"/>
    <w:uiPriority w:val="99"/>
    <w:semiHidden/>
    <w:unhideWhenUsed/>
    <w:rsid w:val="00AB105D"/>
    <w:pPr>
      <w:spacing w:line="240" w:lineRule="auto"/>
    </w:pPr>
    <w:rPr>
      <w:sz w:val="20"/>
      <w:szCs w:val="20"/>
    </w:rPr>
  </w:style>
  <w:style w:type="character" w:customStyle="1" w:styleId="CommentTextChar">
    <w:name w:val="Comment Text Char"/>
    <w:basedOn w:val="DefaultParagraphFont"/>
    <w:link w:val="CommentText"/>
    <w:uiPriority w:val="99"/>
    <w:semiHidden/>
    <w:rsid w:val="00AB105D"/>
    <w:rPr>
      <w:rFonts w:eastAsiaTheme="minorEastAsia"/>
      <w:sz w:val="20"/>
      <w:szCs w:val="20"/>
      <w:lang w:val="en-US" w:eastAsia="en-GB"/>
    </w:rPr>
  </w:style>
  <w:style w:type="paragraph" w:styleId="CommentSubject">
    <w:name w:val="annotation subject"/>
    <w:basedOn w:val="CommentText"/>
    <w:next w:val="CommentText"/>
    <w:link w:val="CommentSubjectChar"/>
    <w:uiPriority w:val="99"/>
    <w:semiHidden/>
    <w:unhideWhenUsed/>
    <w:rsid w:val="00AB105D"/>
    <w:rPr>
      <w:b/>
      <w:bCs/>
    </w:rPr>
  </w:style>
  <w:style w:type="character" w:customStyle="1" w:styleId="CommentSubjectChar">
    <w:name w:val="Comment Subject Char"/>
    <w:basedOn w:val="CommentTextChar"/>
    <w:link w:val="CommentSubject"/>
    <w:uiPriority w:val="99"/>
    <w:semiHidden/>
    <w:rsid w:val="00AB105D"/>
    <w:rPr>
      <w:rFonts w:eastAsiaTheme="minorEastAsia"/>
      <w:b/>
      <w:bCs/>
      <w:sz w:val="20"/>
      <w:szCs w:val="20"/>
      <w:lang w:val="en-US" w:eastAsia="en-GB"/>
    </w:rPr>
  </w:style>
  <w:style w:type="character" w:styleId="UnresolvedMention">
    <w:name w:val="Unresolved Mention"/>
    <w:basedOn w:val="DefaultParagraphFont"/>
    <w:uiPriority w:val="99"/>
    <w:semiHidden/>
    <w:unhideWhenUsed/>
    <w:rsid w:val="00902792"/>
    <w:rPr>
      <w:color w:val="605E5C"/>
      <w:shd w:val="clear" w:color="auto" w:fill="E1DFDD"/>
    </w:rPr>
  </w:style>
  <w:style w:type="character" w:customStyle="1" w:styleId="Heading3Char">
    <w:name w:val="Heading 3 Char"/>
    <w:basedOn w:val="DefaultParagraphFont"/>
    <w:link w:val="Heading3"/>
    <w:uiPriority w:val="9"/>
    <w:rsid w:val="00463F5F"/>
    <w:rPr>
      <w:rFonts w:asciiTheme="majorHAnsi" w:eastAsiaTheme="majorEastAsia" w:hAnsiTheme="majorHAnsi" w:cstheme="majorBidi"/>
      <w:color w:val="1F3763" w:themeColor="accent1" w:themeShade="7F"/>
      <w:sz w:val="24"/>
      <w:szCs w:val="24"/>
      <w:lang w:val="en-US" w:eastAsia="en-GB"/>
    </w:rPr>
  </w:style>
  <w:style w:type="character" w:styleId="FollowedHyperlink">
    <w:name w:val="FollowedHyperlink"/>
    <w:basedOn w:val="DefaultParagraphFont"/>
    <w:uiPriority w:val="99"/>
    <w:semiHidden/>
    <w:unhideWhenUsed/>
    <w:rsid w:val="00FB2BF0"/>
    <w:rPr>
      <w:color w:val="954F72" w:themeColor="followedHyperlink"/>
      <w:u w:val="single"/>
    </w:rPr>
  </w:style>
  <w:style w:type="character" w:customStyle="1" w:styleId="Heading4Char">
    <w:name w:val="Heading 4 Char"/>
    <w:basedOn w:val="DefaultParagraphFont"/>
    <w:link w:val="Heading4"/>
    <w:uiPriority w:val="9"/>
    <w:rsid w:val="006F5CF2"/>
    <w:rPr>
      <w:rFonts w:asciiTheme="majorHAnsi" w:eastAsiaTheme="majorEastAsia" w:hAnsiTheme="majorHAnsi" w:cstheme="majorBidi"/>
      <w:i/>
      <w:iCs/>
      <w:color w:val="2F5496" w:themeColor="accent1" w:themeShade="BF"/>
      <w:sz w:val="24"/>
      <w:lang w:val="en-US" w:eastAsia="en-GB"/>
    </w:rPr>
  </w:style>
  <w:style w:type="paragraph" w:styleId="FootnoteText">
    <w:name w:val="footnote text"/>
    <w:basedOn w:val="Normal"/>
    <w:link w:val="FootnoteTextChar"/>
    <w:uiPriority w:val="99"/>
    <w:semiHidden/>
    <w:unhideWhenUsed/>
    <w:rsid w:val="001060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60A6"/>
    <w:rPr>
      <w:rFonts w:eastAsiaTheme="minorEastAsia"/>
      <w:sz w:val="20"/>
      <w:szCs w:val="20"/>
      <w:lang w:val="en-US" w:eastAsia="en-GB"/>
    </w:rPr>
  </w:style>
  <w:style w:type="character" w:styleId="FootnoteReference">
    <w:name w:val="footnote reference"/>
    <w:basedOn w:val="DefaultParagraphFont"/>
    <w:uiPriority w:val="99"/>
    <w:semiHidden/>
    <w:unhideWhenUsed/>
    <w:rsid w:val="001060A6"/>
    <w:rPr>
      <w:vertAlign w:val="superscript"/>
    </w:rPr>
  </w:style>
  <w:style w:type="paragraph" w:styleId="Header">
    <w:name w:val="header"/>
    <w:basedOn w:val="Normal"/>
    <w:link w:val="HeaderChar"/>
    <w:uiPriority w:val="99"/>
    <w:unhideWhenUsed/>
    <w:rsid w:val="00854D82"/>
    <w:pPr>
      <w:tabs>
        <w:tab w:val="center" w:pos="4536"/>
        <w:tab w:val="right" w:pos="9072"/>
      </w:tabs>
      <w:spacing w:after="0" w:line="240" w:lineRule="auto"/>
    </w:pPr>
  </w:style>
  <w:style w:type="character" w:customStyle="1" w:styleId="HeaderChar">
    <w:name w:val="Header Char"/>
    <w:basedOn w:val="DefaultParagraphFont"/>
    <w:link w:val="Header"/>
    <w:uiPriority w:val="99"/>
    <w:rsid w:val="00854D82"/>
    <w:rPr>
      <w:rFonts w:eastAsiaTheme="minorEastAsia"/>
      <w:sz w:val="24"/>
      <w:lang w:val="en-US" w:eastAsia="en-GB"/>
    </w:rPr>
  </w:style>
  <w:style w:type="paragraph" w:styleId="Footer">
    <w:name w:val="footer"/>
    <w:basedOn w:val="Normal"/>
    <w:link w:val="FooterChar"/>
    <w:uiPriority w:val="99"/>
    <w:unhideWhenUsed/>
    <w:rsid w:val="00854D82"/>
    <w:pPr>
      <w:tabs>
        <w:tab w:val="center" w:pos="4536"/>
        <w:tab w:val="right" w:pos="9072"/>
      </w:tabs>
      <w:spacing w:after="0" w:line="240" w:lineRule="auto"/>
    </w:pPr>
  </w:style>
  <w:style w:type="character" w:customStyle="1" w:styleId="FooterChar">
    <w:name w:val="Footer Char"/>
    <w:basedOn w:val="DefaultParagraphFont"/>
    <w:link w:val="Footer"/>
    <w:uiPriority w:val="99"/>
    <w:rsid w:val="00854D82"/>
    <w:rPr>
      <w:rFonts w:eastAsiaTheme="minorEastAsia"/>
      <w:sz w:val="24"/>
      <w:lang w:val="en-US" w:eastAsia="en-GB"/>
    </w:rPr>
  </w:style>
  <w:style w:type="paragraph" w:styleId="Revision">
    <w:name w:val="Revision"/>
    <w:hidden/>
    <w:uiPriority w:val="99"/>
    <w:semiHidden/>
    <w:rsid w:val="008939BC"/>
    <w:pPr>
      <w:spacing w:after="0" w:line="240" w:lineRule="auto"/>
    </w:pPr>
    <w:rPr>
      <w:rFonts w:eastAsiaTheme="minorEastAsia"/>
      <w:sz w:val="24"/>
      <w:lang w:val="en-US" w:eastAsia="en-GB"/>
    </w:rPr>
  </w:style>
  <w:style w:type="paragraph" w:styleId="NormalWeb">
    <w:name w:val="Normal (Web)"/>
    <w:basedOn w:val="Normal"/>
    <w:uiPriority w:val="99"/>
    <w:unhideWhenUsed/>
    <w:rsid w:val="00364023"/>
    <w:pPr>
      <w:spacing w:before="100" w:beforeAutospacing="1" w:after="100" w:afterAutospacing="1" w:line="240" w:lineRule="auto"/>
      <w:jc w:val="left"/>
    </w:pPr>
    <w:rPr>
      <w:rFonts w:ascii="Calibri" w:eastAsiaTheme="minorHAnsi" w:hAnsi="Calibri" w:cs="Calibri"/>
      <w:sz w:val="22"/>
      <w:lang w:val="sv-SE"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336299">
      <w:bodyDiv w:val="1"/>
      <w:marLeft w:val="0"/>
      <w:marRight w:val="0"/>
      <w:marTop w:val="0"/>
      <w:marBottom w:val="0"/>
      <w:divBdr>
        <w:top w:val="none" w:sz="0" w:space="0" w:color="auto"/>
        <w:left w:val="none" w:sz="0" w:space="0" w:color="auto"/>
        <w:bottom w:val="none" w:sz="0" w:space="0" w:color="auto"/>
        <w:right w:val="none" w:sz="0" w:space="0" w:color="auto"/>
      </w:divBdr>
    </w:div>
    <w:div w:id="1754627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numbering" Target="numbering.xml"/><Relationship Id="rId12" Type="http://schemas.openxmlformats.org/officeDocument/2006/relationships/endnotes" Target="endnotes.xml"/><Relationship Id="rId17" Type="http://schemas.microsoft.com/office/2007/relationships/hdphoto" Target="media/hdphoto1.wdp"/><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github.com/pcko1/Deep-Drug-Coder" TargetMode="Externa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10"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haredContentType xmlns="Microsoft.SharePoint.Taxonomy.ContentTypeSync" SourceId="1ee89e71-04cd-405e-9ca3-99e020c1694d" ContentTypeId="0x0101" PreviousValue="fals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Keyword xmlns="44a56295-c29e-4898-8136-a54736c65b82" xsi:nil="true"/>
    <Descriptions xmlns="44a56295-c29e-4898-8136-a54736c65b82"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1DE5677C5A54454D87AE6C70DB399790" ma:contentTypeVersion="8" ma:contentTypeDescription="Create a new document." ma:contentTypeScope="" ma:versionID="d670e5ee6c6099202735b9778a4df18d">
  <xsd:schema xmlns:xsd="http://www.w3.org/2001/XMLSchema" xmlns:xs="http://www.w3.org/2001/XMLSchema" xmlns:p="http://schemas.microsoft.com/office/2006/metadata/properties" xmlns:ns3="44a56295-c29e-4898-8136-a54736c65b82" xmlns:ns4="ab9740ff-4a50-4380-8b8c-67fa84c5bb48" xmlns:ns5="0e806d58-8a21-44fb-b748-7e0aad2bee33" targetNamespace="http://schemas.microsoft.com/office/2006/metadata/properties" ma:root="true" ma:fieldsID="51c955a18ca19f43bf9c962dbbe5afd4" ns3:_="" ns4:_="" ns5:_="">
    <xsd:import namespace="44a56295-c29e-4898-8136-a54736c65b82"/>
    <xsd:import namespace="ab9740ff-4a50-4380-8b8c-67fa84c5bb48"/>
    <xsd:import namespace="0e806d58-8a21-44fb-b748-7e0aad2bee33"/>
    <xsd:element name="properties">
      <xsd:complexType>
        <xsd:sequence>
          <xsd:element name="documentManagement">
            <xsd:complexType>
              <xsd:all>
                <xsd:element ref="ns3:Descriptions" minOccurs="0"/>
                <xsd:element ref="ns3:Keyword" minOccurs="0"/>
                <xsd:element ref="ns4:SharingHintHash" minOccurs="0"/>
                <xsd:element ref="ns5:MediaServiceMetadata" minOccurs="0"/>
                <xsd:element ref="ns5:MediaServiceFastMetadata" minOccurs="0"/>
                <xsd:element ref="ns5:MediaServiceAutoTags" minOccurs="0"/>
                <xsd:element ref="ns5:MediaServiceOCR" minOccurs="0"/>
                <xsd:element ref="ns5:MediaServiceDateTaken" minOccurs="0"/>
                <xsd:element ref="ns4:SharedWithUsers" minOccurs="0"/>
                <xsd:element ref="ns4: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a56295-c29e-4898-8136-a54736c65b82" elementFormDefault="qualified">
    <xsd:import namespace="http://schemas.microsoft.com/office/2006/documentManagement/types"/>
    <xsd:import namespace="http://schemas.microsoft.com/office/infopath/2007/PartnerControls"/>
    <xsd:element name="Descriptions" ma:index="8" nillable="true" ma:displayName="Descriptions" ma:description="Describe your document to make it appear at the top of search results" ma:internalName="Descriptions">
      <xsd:simpleType>
        <xsd:restriction base="dms:Note">
          <xsd:maxLength value="255"/>
        </xsd:restriction>
      </xsd:simpleType>
    </xsd:element>
    <xsd:element name="Keyword" ma:index="9" nillable="true" ma:displayName="Keyword" ma:description="Enter list of terms separated by semi-colon(;)" ma:internalName="Keyword">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b9740ff-4a50-4380-8b8c-67fa84c5bb48" elementFormDefault="qualified">
    <xsd:import namespace="http://schemas.microsoft.com/office/2006/documentManagement/types"/>
    <xsd:import namespace="http://schemas.microsoft.com/office/infopath/2007/PartnerControls"/>
    <xsd:element name="SharingHintHash" ma:index="10" nillable="true" ma:displayName="Sharing Hint Hash" ma:description="" ma:hidden="true" ma:internalName="SharingHintHash" ma:readOnly="true">
      <xsd:simpleType>
        <xsd:restriction base="dms:Text"/>
      </xsd:simpleType>
    </xsd:element>
    <xsd:element name="SharedWithUsers" ma:index="16"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e806d58-8a21-44fb-b748-7e0aad2bee33"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ct:contentTypeSchema xmlns:ct="http://schemas.microsoft.com/office/2006/metadata/contentType" xmlns:ma="http://schemas.microsoft.com/office/2006/metadata/properties/metaAttributes" ct:_="" ma:_="" ma:contentTypeName="Document" ma:contentTypeID="0x0101005F8E4F34249B3649B4E05C79AB724F41" ma:contentTypeVersion="7" ma:contentTypeDescription="Create a new document." ma:contentTypeScope="" ma:versionID="eee846dff92d68b495434d9396723a07">
  <xsd:schema xmlns:xsd="http://www.w3.org/2001/XMLSchema" xmlns:xs="http://www.w3.org/2001/XMLSchema" xmlns:p="http://schemas.microsoft.com/office/2006/metadata/properties" xmlns:ns3="44a56295-c29e-4898-8136-a54736c65b82" xmlns:ns4="782ba17d-3985-47aa-bc76-de38d7a67321" targetNamespace="http://schemas.microsoft.com/office/2006/metadata/properties" ma:root="true" ma:fieldsID="bc270dc7fe1c494874f5917032d515e8" ns3:_="" ns4:_="">
    <xsd:import namespace="44a56295-c29e-4898-8136-a54736c65b82"/>
    <xsd:import namespace="782ba17d-3985-47aa-bc76-de38d7a67321"/>
    <xsd:element name="properties">
      <xsd:complexType>
        <xsd:sequence>
          <xsd:element name="documentManagement">
            <xsd:complexType>
              <xsd:all>
                <xsd:element ref="ns3:Descriptions" minOccurs="0"/>
                <xsd:element ref="ns3:Keyword" minOccurs="0"/>
                <xsd:element ref="ns4:MediaServiceDateTaken" minOccurs="0"/>
                <xsd:element ref="ns4:MediaServiceAutoTags" minOccurs="0"/>
                <xsd:element ref="ns4:MediaServiceOCR" minOccurs="0"/>
                <xsd:element ref="ns4:MediaServiceMetadata" minOccurs="0"/>
                <xsd:element ref="ns4:MediaServiceFastMetadata"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a56295-c29e-4898-8136-a54736c65b82" elementFormDefault="qualified">
    <xsd:import namespace="http://schemas.microsoft.com/office/2006/documentManagement/types"/>
    <xsd:import namespace="http://schemas.microsoft.com/office/infopath/2007/PartnerControls"/>
    <xsd:element name="Descriptions" ma:index="8" nillable="true" ma:displayName="Descriptions" ma:description="Describe your document to make it appear at the top of search results" ma:internalName="Descriptions">
      <xsd:simpleType>
        <xsd:restriction base="dms:Note">
          <xsd:maxLength value="255"/>
        </xsd:restriction>
      </xsd:simpleType>
    </xsd:element>
    <xsd:element name="Keyword" ma:index="9" nillable="true" ma:displayName="Keyword" ma:description="Enter list of terms separated by semi-colon(;)" ma:internalName="Keyword">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82ba17d-3985-47aa-bc76-de38d7a67321" elementFormDefault="qualified">
    <xsd:import namespace="http://schemas.microsoft.com/office/2006/documentManagement/types"/>
    <xsd:import namespace="http://schemas.microsoft.com/office/infopath/2007/PartnerControls"/>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16F3D4-7351-4D9C-8934-22394F095024}">
  <ds:schemaRefs>
    <ds:schemaRef ds:uri="Microsoft.SharePoint.Taxonomy.ContentTypeSync"/>
  </ds:schemaRefs>
</ds:datastoreItem>
</file>

<file path=customXml/itemProps2.xml><?xml version="1.0" encoding="utf-8"?>
<ds:datastoreItem xmlns:ds="http://schemas.openxmlformats.org/officeDocument/2006/customXml" ds:itemID="{64B74ACC-876D-4199-B66A-455C61410059}">
  <ds:schemaRefs>
    <ds:schemaRef ds:uri="http://schemas.microsoft.com/sharepoint/v3/contenttype/forms"/>
  </ds:schemaRefs>
</ds:datastoreItem>
</file>

<file path=customXml/itemProps3.xml><?xml version="1.0" encoding="utf-8"?>
<ds:datastoreItem xmlns:ds="http://schemas.openxmlformats.org/officeDocument/2006/customXml" ds:itemID="{A6485428-21D0-4C21-868F-A8A2036BD268}">
  <ds:schemaRefs>
    <ds:schemaRef ds:uri="http://schemas.microsoft.com/office/2006/metadata/properties"/>
    <ds:schemaRef ds:uri="http://schemas.microsoft.com/office/infopath/2007/PartnerControls"/>
    <ds:schemaRef ds:uri="44a56295-c29e-4898-8136-a54736c65b82"/>
  </ds:schemaRefs>
</ds:datastoreItem>
</file>

<file path=customXml/itemProps4.xml><?xml version="1.0" encoding="utf-8"?>
<ds:datastoreItem xmlns:ds="http://schemas.openxmlformats.org/officeDocument/2006/customXml" ds:itemID="{03EEC9F4-DB2E-462D-9268-5699F6F19D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a56295-c29e-4898-8136-a54736c65b82"/>
    <ds:schemaRef ds:uri="ab9740ff-4a50-4380-8b8c-67fa84c5bb48"/>
    <ds:schemaRef ds:uri="0e806d58-8a21-44fb-b748-7e0aad2bee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E9FD881-8FBE-40FD-817B-B612007EB5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a56295-c29e-4898-8136-a54736c65b82"/>
    <ds:schemaRef ds:uri="782ba17d-3985-47aa-bc76-de38d7a673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03DF700E-5EE9-4605-83B0-F6580C6302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1796</TotalTime>
  <Pages>26</Pages>
  <Words>31011</Words>
  <Characters>164363</Characters>
  <Application>Microsoft Office Word</Application>
  <DocSecurity>0</DocSecurity>
  <Lines>1369</Lines>
  <Paragraphs>389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Kotsias, Panagiotis-Christos</dc:creator>
  <cp:keywords/>
  <dc:description/>
  <cp:lastModifiedBy>Kotsias, Panagiotis-Christos</cp:lastModifiedBy>
  <cp:revision>23</cp:revision>
  <dcterms:created xsi:type="dcterms:W3CDTF">2019-08-28T11:16:00Z</dcterms:created>
  <dcterms:modified xsi:type="dcterms:W3CDTF">2019-08-30T13:27:00Z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http://www.zotero.org/styles/springer-basic-brackets</vt:lpwstr>
  </property>
  <property fmtid="{D5CDD505-2E9C-101B-9397-08002B2CF9AE}" pid="21" name="Mendeley Recent Style Name 9_1">
    <vt:lpwstr>Springer - Basic (numeric, brackets)</vt:lpwstr>
  </property>
  <property fmtid="{D5CDD505-2E9C-101B-9397-08002B2CF9AE}" pid="22" name="Mendeley Document_1">
    <vt:lpwstr>True</vt:lpwstr>
  </property>
  <property fmtid="{D5CDD505-2E9C-101B-9397-08002B2CF9AE}" pid="23" name="Mendeley Unique User Id_1">
    <vt:lpwstr>1c126784-68b5-31a4-8287-c5fa143520a6</vt:lpwstr>
  </property>
  <property fmtid="{D5CDD505-2E9C-101B-9397-08002B2CF9AE}" pid="24" name="Mendeley Citation Style_1">
    <vt:lpwstr>http://www.zotero.org/styles/springer-basic-brackets</vt:lpwstr>
  </property>
  <property fmtid="{D5CDD505-2E9C-101B-9397-08002B2CF9AE}" pid="25" name="ContentTypeId">
    <vt:lpwstr>0x0101001DE5677C5A54454D87AE6C70DB399790</vt:lpwstr>
  </property>
</Properties>
</file>